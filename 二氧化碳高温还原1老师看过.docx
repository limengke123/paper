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59A" w:rsidRDefault="00BE559A" w:rsidP="00BE559A">
      <w:pPr>
        <w:jc w:val="center"/>
        <w:rPr>
          <w:b/>
          <w:sz w:val="28"/>
        </w:rPr>
      </w:pPr>
      <w:r w:rsidRPr="0019374B">
        <w:rPr>
          <w:rFonts w:hint="eastAsia"/>
          <w:b/>
          <w:sz w:val="28"/>
        </w:rPr>
        <w:t>摘要</w:t>
      </w:r>
    </w:p>
    <w:p w:rsidR="00BE559A" w:rsidRDefault="00BE559A" w:rsidP="00BE559A">
      <w:pPr>
        <w:rPr>
          <w:b/>
          <w:sz w:val="28"/>
        </w:rPr>
      </w:pPr>
    </w:p>
    <w:p w:rsidR="00BE559A" w:rsidRDefault="00BE559A" w:rsidP="00BE559A">
      <w:r>
        <w:tab/>
      </w:r>
      <w:r w:rsidRPr="002C56D3">
        <w:rPr>
          <w:rFonts w:ascii="宋体" w:eastAsia="宋体" w:hAnsi="宋体" w:hint="eastAsia"/>
        </w:rPr>
        <w:t>利用</w:t>
      </w:r>
      <w:r>
        <w:rPr>
          <w:rFonts w:ascii="宋体" w:eastAsia="宋体" w:hAnsi="宋体" w:hint="eastAsia"/>
        </w:rPr>
        <w:t>固体氧化物电解池</w:t>
      </w:r>
      <w:r w:rsidRPr="002C56D3">
        <w:rPr>
          <w:rFonts w:ascii="宋体" w:eastAsia="宋体" w:hAnsi="宋体" w:hint="eastAsia"/>
        </w:rPr>
        <w:t>电解CO</w:t>
      </w:r>
      <w:r w:rsidRPr="007B3B02">
        <w:rPr>
          <w:rFonts w:ascii="宋体" w:eastAsia="宋体" w:hAnsi="宋体" w:hint="eastAsia"/>
          <w:vertAlign w:val="subscript"/>
          <w:rPrChange w:id="0" w:author="wangshaorong" w:date="2017-06-01T07:53:00Z">
            <w:rPr>
              <w:rFonts w:ascii="宋体" w:eastAsia="宋体" w:hAnsi="宋体" w:hint="eastAsia"/>
            </w:rPr>
          </w:rPrChange>
        </w:rPr>
        <w:t>2</w:t>
      </w:r>
      <w:r w:rsidRPr="002C56D3">
        <w:rPr>
          <w:rFonts w:ascii="宋体" w:eastAsia="宋体" w:hAnsi="宋体" w:hint="eastAsia"/>
        </w:rPr>
        <w:t>制备CO，</w:t>
      </w:r>
      <w:r>
        <w:rPr>
          <w:rFonts w:ascii="宋体" w:eastAsia="宋体" w:hAnsi="宋体" w:hint="eastAsia"/>
        </w:rPr>
        <w:t>能够将</w:t>
      </w:r>
      <w:r w:rsidRPr="002C56D3">
        <w:rPr>
          <w:rFonts w:ascii="宋体" w:eastAsia="宋体" w:hAnsi="宋体" w:hint="eastAsia"/>
        </w:rPr>
        <w:t>冗余的电力转化</w:t>
      </w:r>
      <w:del w:id="1" w:author="wangshaorong" w:date="2017-06-01T07:54:00Z">
        <w:r w:rsidRPr="002C56D3" w:rsidDel="007B3B02">
          <w:rPr>
            <w:rFonts w:ascii="宋体" w:eastAsia="宋体" w:hAnsi="宋体"/>
          </w:rPr>
          <w:delText>CO</w:delText>
        </w:r>
        <w:r w:rsidRPr="007B3B02" w:rsidDel="007B3B02">
          <w:rPr>
            <w:rFonts w:ascii="宋体" w:eastAsia="宋体" w:hAnsi="宋体"/>
            <w:vertAlign w:val="subscript"/>
            <w:rPrChange w:id="2" w:author="wangshaorong" w:date="2017-06-01T07:53:00Z">
              <w:rPr>
                <w:rFonts w:ascii="宋体" w:eastAsia="宋体" w:hAnsi="宋体"/>
              </w:rPr>
            </w:rPrChange>
          </w:rPr>
          <w:delText>2</w:delText>
        </w:r>
      </w:del>
      <w:r w:rsidRPr="002C56D3">
        <w:rPr>
          <w:rFonts w:ascii="宋体" w:eastAsia="宋体" w:hAnsi="宋体" w:hint="eastAsia"/>
        </w:rPr>
        <w:t>为有用</w:t>
      </w:r>
      <w:del w:id="3" w:author="wangshaorong" w:date="2017-06-01T07:54:00Z">
        <w:r w:rsidRPr="002C56D3" w:rsidDel="007B3B02">
          <w:rPr>
            <w:rFonts w:ascii="宋体" w:eastAsia="宋体" w:hAnsi="宋体" w:hint="eastAsia"/>
          </w:rPr>
          <w:delText>的</w:delText>
        </w:r>
      </w:del>
      <w:r w:rsidRPr="002C56D3">
        <w:rPr>
          <w:rFonts w:ascii="宋体" w:eastAsia="宋体" w:hAnsi="宋体" w:hint="eastAsia"/>
        </w:rPr>
        <w:t>的合成气，</w:t>
      </w:r>
      <w:r>
        <w:rPr>
          <w:rFonts w:ascii="宋体" w:eastAsia="宋体" w:hAnsi="宋体" w:hint="eastAsia"/>
        </w:rPr>
        <w:t>不仅</w:t>
      </w:r>
      <w:r w:rsidRPr="002C56D3">
        <w:rPr>
          <w:rFonts w:ascii="宋体" w:eastAsia="宋体" w:hAnsi="宋体" w:hint="eastAsia"/>
        </w:rPr>
        <w:t>能够充分利用大量过剩的可再生能源电力，又能够很好地缓解碳排放造成的生态环境破坏的</w:t>
      </w:r>
      <w:del w:id="4" w:author="wangshaorong" w:date="2017-06-01T07:54:00Z">
        <w:r w:rsidRPr="002C56D3" w:rsidDel="007B3B02">
          <w:rPr>
            <w:rFonts w:ascii="宋体" w:eastAsia="宋体" w:hAnsi="宋体" w:hint="eastAsia"/>
          </w:rPr>
          <w:delText>现况</w:delText>
        </w:r>
      </w:del>
      <w:ins w:id="5" w:author="wangshaorong" w:date="2017-06-01T07:54:00Z">
        <w:r w:rsidR="007B3B02">
          <w:rPr>
            <w:rFonts w:ascii="宋体" w:eastAsia="宋体" w:hAnsi="宋体" w:hint="eastAsia"/>
          </w:rPr>
          <w:t>问题</w:t>
        </w:r>
      </w:ins>
      <w:r w:rsidRPr="002C56D3">
        <w:rPr>
          <w:rFonts w:ascii="宋体" w:eastAsia="宋体" w:hAnsi="宋体" w:hint="eastAsia"/>
        </w:rPr>
        <w:t>，做到变废为宝。</w:t>
      </w:r>
    </w:p>
    <w:p w:rsidR="00BE559A" w:rsidRDefault="00BE559A" w:rsidP="00BE559A">
      <w:pPr>
        <w:ind w:firstLine="420"/>
      </w:pPr>
      <w:r>
        <w:rPr>
          <w:rFonts w:hint="eastAsia"/>
        </w:rPr>
        <w:t>本文用</w:t>
      </w:r>
      <w:r w:rsidRPr="007B1468">
        <w:rPr>
          <w:rFonts w:ascii="宋体" w:eastAsia="宋体" w:hAnsi="宋体"/>
        </w:rPr>
        <w:t>8</w:t>
      </w:r>
      <w:r w:rsidRPr="007B1468">
        <w:rPr>
          <w:rFonts w:ascii="宋体" w:eastAsia="宋体" w:hAnsi="宋体" w:hint="eastAsia"/>
        </w:rPr>
        <w:t>mo</w:t>
      </w:r>
      <w:r w:rsidRPr="007B1468">
        <w:rPr>
          <w:rFonts w:ascii="宋体" w:eastAsia="宋体" w:hAnsi="宋体"/>
        </w:rPr>
        <w:t>l%</w:t>
      </w:r>
      <w:r w:rsidRPr="007B1468">
        <w:rPr>
          <w:rFonts w:ascii="宋体" w:eastAsia="宋体" w:hAnsi="宋体" w:hint="eastAsia"/>
        </w:rPr>
        <w:t>氧化钇稳定的氧化锆</w:t>
      </w:r>
      <w:r>
        <w:rPr>
          <w:rFonts w:ascii="宋体" w:eastAsia="宋体" w:hAnsi="宋体" w:hint="eastAsia"/>
        </w:rPr>
        <w:t>（</w:t>
      </w:r>
      <w:r>
        <w:rPr>
          <w:rFonts w:hint="eastAsia"/>
        </w:rPr>
        <w:t>8YSZ</w:t>
      </w:r>
      <w:r>
        <w:rPr>
          <w:rFonts w:ascii="宋体" w:eastAsia="宋体" w:hAnsi="宋体" w:hint="eastAsia"/>
        </w:rPr>
        <w:t>）</w:t>
      </w:r>
      <w:r>
        <w:rPr>
          <w:rFonts w:hint="eastAsia"/>
        </w:rPr>
        <w:t>为电解质材料，</w:t>
      </w:r>
      <w:r w:rsidRPr="007B1468">
        <w:rPr>
          <w:rFonts w:ascii="宋体" w:eastAsia="宋体" w:hAnsi="宋体" w:hint="eastAsia"/>
        </w:rPr>
        <w:t>氧化镍</w:t>
      </w:r>
      <w:r>
        <w:rPr>
          <w:rFonts w:ascii="宋体" w:eastAsia="宋体" w:hAnsi="宋体" w:hint="eastAsia"/>
        </w:rPr>
        <w:t>（</w:t>
      </w:r>
      <w:r>
        <w:rPr>
          <w:rFonts w:hint="eastAsia"/>
        </w:rPr>
        <w:t>NiO</w:t>
      </w:r>
      <w:r>
        <w:rPr>
          <w:rFonts w:ascii="宋体" w:eastAsia="宋体" w:hAnsi="宋体" w:hint="eastAsia"/>
        </w:rPr>
        <w:t>）</w:t>
      </w:r>
      <w:r>
        <w:rPr>
          <w:rFonts w:hint="eastAsia"/>
        </w:rPr>
        <w:t>为燃料</w:t>
      </w:r>
      <w:proofErr w:type="gramStart"/>
      <w:r>
        <w:rPr>
          <w:rFonts w:hint="eastAsia"/>
        </w:rPr>
        <w:t>极</w:t>
      </w:r>
      <w:proofErr w:type="gramEnd"/>
      <w:r>
        <w:rPr>
          <w:rFonts w:hint="eastAsia"/>
        </w:rPr>
        <w:t>材料，</w:t>
      </w:r>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Pr>
          <w:rFonts w:hint="eastAsia"/>
        </w:rPr>
        <w:t>LSM</w:t>
      </w:r>
      <w:r>
        <w:rPr>
          <w:rFonts w:ascii="宋体" w:eastAsia="宋体" w:hAnsi="宋体" w:hint="eastAsia"/>
        </w:rPr>
        <w:t>）</w:t>
      </w:r>
      <w:r>
        <w:rPr>
          <w:rFonts w:hint="eastAsia"/>
        </w:rPr>
        <w:t>和</w:t>
      </w:r>
      <w:proofErr w:type="gramStart"/>
      <w:r w:rsidRPr="007B1468">
        <w:rPr>
          <w:rFonts w:ascii="宋体" w:eastAsia="宋体" w:hAnsi="宋体"/>
        </w:rPr>
        <w:t>镧</w:t>
      </w:r>
      <w:proofErr w:type="gramEnd"/>
      <w:r w:rsidRPr="007B1468">
        <w:rPr>
          <w:rFonts w:ascii="宋体" w:eastAsia="宋体" w:hAnsi="宋体"/>
        </w:rPr>
        <w:t>锶钴铁</w:t>
      </w:r>
      <w:r>
        <w:rPr>
          <w:rFonts w:ascii="宋体" w:eastAsia="宋体" w:hAnsi="宋体" w:hint="eastAsia"/>
        </w:rPr>
        <w:t>（</w:t>
      </w:r>
      <w:r>
        <w:rPr>
          <w:rFonts w:hint="eastAsia"/>
        </w:rPr>
        <w:t>LSCF</w:t>
      </w:r>
      <w:r>
        <w:rPr>
          <w:rFonts w:ascii="宋体" w:eastAsia="宋体" w:hAnsi="宋体" w:hint="eastAsia"/>
        </w:rPr>
        <w:t>）</w:t>
      </w:r>
      <w:r>
        <w:rPr>
          <w:rFonts w:hint="eastAsia"/>
        </w:rPr>
        <w:t>为氧气</w:t>
      </w:r>
      <w:proofErr w:type="gramStart"/>
      <w:r>
        <w:rPr>
          <w:rFonts w:hint="eastAsia"/>
        </w:rPr>
        <w:t>极</w:t>
      </w:r>
      <w:proofErr w:type="gramEnd"/>
      <w:r>
        <w:rPr>
          <w:rFonts w:hint="eastAsia"/>
        </w:rPr>
        <w:t>材料，用压片法制备了两种电池，连同用流延法制备的LSM为氧气极的燃料极支撑性电池一起分别在800℃、750℃、700℃三个温度下测试了电池的电化学阻抗谱（EIS）、固体氧化物燃料电池（SOFC）模式下以H</w:t>
      </w:r>
      <w:r w:rsidRPr="0019374B">
        <w:rPr>
          <w:rFonts w:hint="eastAsia"/>
          <w:vertAlign w:val="subscript"/>
        </w:rPr>
        <w:t>2</w:t>
      </w:r>
      <w:r>
        <w:rPr>
          <w:rFonts w:hint="eastAsia"/>
        </w:rPr>
        <w:t>为燃料气的I-V曲线、I-P曲线，以及固体氧化物电解池（SOEC）模式下电解CO</w:t>
      </w:r>
      <w:r w:rsidRPr="0019374B">
        <w:rPr>
          <w:rFonts w:hint="eastAsia"/>
          <w:vertAlign w:val="subscript"/>
        </w:rPr>
        <w:t>2</w:t>
      </w:r>
      <w:r>
        <w:rPr>
          <w:rFonts w:hint="eastAsia"/>
        </w:rPr>
        <w:t>的I</w:t>
      </w:r>
      <w:r>
        <w:t>-</w:t>
      </w:r>
      <w:r>
        <w:rPr>
          <w:rFonts w:hint="eastAsia"/>
        </w:rPr>
        <w:t>V曲线。通过对比发现，随着工作温度的升高，电池的总阻抗均出现下降的情况，SOFC、SOEC模式下的电流密度均增加，说明温度越高电化学性能越好。L</w:t>
      </w:r>
      <w:r>
        <w:t>SM</w:t>
      </w:r>
      <w:r>
        <w:rPr>
          <w:rFonts w:hint="eastAsia"/>
        </w:rPr>
        <w:t>和LSCF</w:t>
      </w:r>
      <w:proofErr w:type="gramStart"/>
      <w:r>
        <w:rPr>
          <w:rFonts w:hint="eastAsia"/>
        </w:rPr>
        <w:t>做为</w:t>
      </w:r>
      <w:proofErr w:type="gramEnd"/>
      <w:r>
        <w:rPr>
          <w:rFonts w:hint="eastAsia"/>
        </w:rPr>
        <w:t>氧气</w:t>
      </w:r>
      <w:proofErr w:type="gramStart"/>
      <w:r>
        <w:rPr>
          <w:rFonts w:hint="eastAsia"/>
        </w:rPr>
        <w:t>极</w:t>
      </w:r>
      <w:proofErr w:type="gramEnd"/>
      <w:r>
        <w:rPr>
          <w:rFonts w:hint="eastAsia"/>
        </w:rPr>
        <w:t>材料，在700℃至800℃之间电化学性能区别不大，但是LSM的极化阻抗远小于LSCF的极化阻抗，所以LSM作为氧气极材料性能更优。</w:t>
      </w:r>
    </w:p>
    <w:p w:rsidR="00BE559A" w:rsidRDefault="00BE559A" w:rsidP="00BE559A"/>
    <w:p w:rsidR="00BE559A" w:rsidRDefault="00BE559A" w:rsidP="00BE559A">
      <w:r>
        <w:rPr>
          <w:rFonts w:hint="eastAsia"/>
        </w:rPr>
        <w:t>关键词：固体氧化物电解池；电解CO</w:t>
      </w:r>
      <w:r w:rsidRPr="0027596C">
        <w:rPr>
          <w:rFonts w:hint="eastAsia"/>
          <w:vertAlign w:val="subscript"/>
        </w:rPr>
        <w:t>2</w:t>
      </w:r>
      <w:r>
        <w:rPr>
          <w:rFonts w:hint="eastAsia"/>
        </w:rPr>
        <w:t>；电化学性能</w:t>
      </w:r>
    </w:p>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Pr>
        <w:jc w:val="center"/>
        <w:rPr>
          <w:b/>
          <w:sz w:val="28"/>
        </w:rPr>
      </w:pPr>
      <w:r w:rsidRPr="0042362E">
        <w:rPr>
          <w:b/>
          <w:sz w:val="28"/>
        </w:rPr>
        <w:t>ABSTRACT</w:t>
      </w:r>
    </w:p>
    <w:p w:rsidR="00BE559A" w:rsidRDefault="00BE559A" w:rsidP="00BE559A">
      <w:pPr>
        <w:rPr>
          <w:b/>
          <w:sz w:val="28"/>
        </w:rPr>
      </w:pPr>
    </w:p>
    <w:p w:rsidR="00BE559A" w:rsidRDefault="00BE559A" w:rsidP="00BE559A">
      <w:pPr>
        <w:ind w:firstLine="420"/>
      </w:pPr>
      <w:r w:rsidRPr="0042362E">
        <w:t>The use of solid oxide electrolysis cell</w:t>
      </w:r>
      <w:ins w:id="6" w:author="wangshaorong" w:date="2017-06-01T08:02:00Z">
        <w:r w:rsidR="007B3B02">
          <w:rPr>
            <w:rFonts w:hint="eastAsia"/>
          </w:rPr>
          <w:t xml:space="preserve"> (SOEC)</w:t>
        </w:r>
      </w:ins>
      <w:r w:rsidRPr="0042362E">
        <w:t xml:space="preserve"> </w:t>
      </w:r>
      <w:ins w:id="7" w:author="wangshaorong" w:date="2017-06-01T07:56:00Z">
        <w:r w:rsidR="007B3B02">
          <w:rPr>
            <w:rFonts w:hint="eastAsia"/>
          </w:rPr>
          <w:t xml:space="preserve">in </w:t>
        </w:r>
      </w:ins>
      <w:r w:rsidRPr="0042362E">
        <w:t>electrolysis of CO</w:t>
      </w:r>
      <w:r w:rsidRPr="007B3B02">
        <w:rPr>
          <w:vertAlign w:val="subscript"/>
          <w:rPrChange w:id="8" w:author="wangshaorong" w:date="2017-06-01T07:57:00Z">
            <w:rPr/>
          </w:rPrChange>
        </w:rPr>
        <w:t>2</w:t>
      </w:r>
      <w:r w:rsidRPr="0042362E">
        <w:t xml:space="preserve"> to produce CO, can </w:t>
      </w:r>
      <w:del w:id="9" w:author="wangshaorong" w:date="2017-06-01T07:58:00Z">
        <w:r w:rsidRPr="0042362E" w:rsidDel="007B3B02">
          <w:delText xml:space="preserve">be </w:delText>
        </w:r>
      </w:del>
      <w:ins w:id="10" w:author="wangshaorong" w:date="2017-06-01T07:58:00Z">
        <w:r w:rsidR="007B3B02">
          <w:rPr>
            <w:rFonts w:hint="eastAsia"/>
          </w:rPr>
          <w:t>convert</w:t>
        </w:r>
        <w:r w:rsidR="007B3B02" w:rsidRPr="0042362E">
          <w:t xml:space="preserve"> </w:t>
        </w:r>
      </w:ins>
      <w:r w:rsidRPr="0042362E">
        <w:t xml:space="preserve">redundant </w:t>
      </w:r>
      <w:ins w:id="11" w:author="wangshaorong" w:date="2017-06-01T07:59:00Z">
        <w:r w:rsidR="007B3B02">
          <w:rPr>
            <w:rFonts w:hint="eastAsia"/>
          </w:rPr>
          <w:t xml:space="preserve">renewable </w:t>
        </w:r>
      </w:ins>
      <w:r w:rsidRPr="0042362E">
        <w:t xml:space="preserve">power </w:t>
      </w:r>
      <w:del w:id="12" w:author="wangshaorong" w:date="2017-06-01T07:58:00Z">
        <w:r w:rsidRPr="0042362E" w:rsidDel="007B3B02">
          <w:delText>conversion of</w:delText>
        </w:r>
      </w:del>
      <w:ins w:id="13" w:author="wangshaorong" w:date="2017-06-01T07:58:00Z">
        <w:r w:rsidR="007B3B02">
          <w:rPr>
            <w:rFonts w:hint="eastAsia"/>
          </w:rPr>
          <w:t>and</w:t>
        </w:r>
      </w:ins>
      <w:r w:rsidRPr="0042362E">
        <w:t xml:space="preserve"> CO</w:t>
      </w:r>
      <w:r w:rsidRPr="007B3B02">
        <w:rPr>
          <w:vertAlign w:val="subscript"/>
          <w:rPrChange w:id="14" w:author="wangshaorong" w:date="2017-06-01T07:57:00Z">
            <w:rPr/>
          </w:rPrChange>
        </w:rPr>
        <w:t>2</w:t>
      </w:r>
      <w:r w:rsidRPr="0042362E">
        <w:t xml:space="preserve"> </w:t>
      </w:r>
      <w:del w:id="15" w:author="wangshaorong" w:date="2017-06-01T07:59:00Z">
        <w:r w:rsidRPr="0042362E" w:rsidDel="007B3B02">
          <w:delText xml:space="preserve">for </w:delText>
        </w:r>
      </w:del>
      <w:ins w:id="16" w:author="wangshaorong" w:date="2017-06-01T07:59:00Z">
        <w:r w:rsidR="007B3B02">
          <w:rPr>
            <w:rFonts w:hint="eastAsia"/>
          </w:rPr>
          <w:t>to</w:t>
        </w:r>
        <w:r w:rsidR="007B3B02" w:rsidRPr="0042362E">
          <w:t xml:space="preserve"> </w:t>
        </w:r>
      </w:ins>
      <w:del w:id="17" w:author="wangshaorong" w:date="2017-06-01T07:59:00Z">
        <w:r w:rsidRPr="0042362E" w:rsidDel="007B3B02">
          <w:delText xml:space="preserve">the </w:delText>
        </w:r>
      </w:del>
      <w:r w:rsidRPr="0042362E">
        <w:t xml:space="preserve">useful syngas, </w:t>
      </w:r>
      <w:r w:rsidRPr="0042362E">
        <w:lastRenderedPageBreak/>
        <w:t xml:space="preserve">not only can make full use of a large number of excess renewable energy power, but also </w:t>
      </w:r>
      <w:del w:id="18" w:author="wangshaorong" w:date="2017-06-01T07:59:00Z">
        <w:r w:rsidRPr="0042362E" w:rsidDel="007B3B02">
          <w:delText>a good mitigation of</w:delText>
        </w:r>
      </w:del>
      <w:ins w:id="19" w:author="wangshaorong" w:date="2017-06-01T07:59:00Z">
        <w:r w:rsidR="007B3B02">
          <w:rPr>
            <w:rFonts w:hint="eastAsia"/>
          </w:rPr>
          <w:t>reduce</w:t>
        </w:r>
      </w:ins>
      <w:r w:rsidRPr="0042362E">
        <w:t xml:space="preserve"> carbon emission</w:t>
      </w:r>
      <w:del w:id="20" w:author="wangshaorong" w:date="2017-06-01T08:00:00Z">
        <w:r w:rsidRPr="0042362E" w:rsidDel="007B3B02">
          <w:delText>s</w:delText>
        </w:r>
      </w:del>
      <w:r w:rsidRPr="0042362E">
        <w:t xml:space="preserve"> </w:t>
      </w:r>
      <w:ins w:id="21" w:author="wangshaorong" w:date="2017-06-01T08:00:00Z">
        <w:r w:rsidR="007B3B02">
          <w:rPr>
            <w:rFonts w:hint="eastAsia"/>
          </w:rPr>
          <w:t xml:space="preserve">which has </w:t>
        </w:r>
      </w:ins>
      <w:r w:rsidRPr="0042362E">
        <w:t xml:space="preserve">caused </w:t>
      </w:r>
      <w:del w:id="22" w:author="wangshaorong" w:date="2017-06-01T08:00:00Z">
        <w:r w:rsidRPr="0042362E" w:rsidDel="007B3B02">
          <w:delText xml:space="preserve">by the </w:delText>
        </w:r>
      </w:del>
      <w:r w:rsidRPr="0042362E">
        <w:t xml:space="preserve">ecological environment </w:t>
      </w:r>
      <w:del w:id="23" w:author="wangshaorong" w:date="2017-06-01T08:00:00Z">
        <w:r w:rsidRPr="0042362E" w:rsidDel="007B3B02">
          <w:delText>Destroy the status quo</w:delText>
        </w:r>
      </w:del>
      <w:ins w:id="24" w:author="wangshaorong" w:date="2017-06-01T08:00:00Z">
        <w:r w:rsidR="007B3B02">
          <w:rPr>
            <w:rFonts w:hint="eastAsia"/>
          </w:rPr>
          <w:t>problem</w:t>
        </w:r>
      </w:ins>
      <w:del w:id="25" w:author="wangshaorong" w:date="2017-06-01T08:01:00Z">
        <w:r w:rsidRPr="0042362E" w:rsidDel="007B3B02">
          <w:delText>, so that turning waste into treasure</w:delText>
        </w:r>
      </w:del>
      <w:r w:rsidRPr="0042362E">
        <w:t>.</w:t>
      </w:r>
    </w:p>
    <w:p w:rsidR="00BE559A" w:rsidRDefault="00BE559A" w:rsidP="00BE559A">
      <w:pPr>
        <w:ind w:firstLine="420"/>
      </w:pPr>
      <w:r w:rsidRPr="0042362E">
        <w:t xml:space="preserve">In this paper, 8 mol% of yttria stabilized zirconia (8YSZ) was used as the electrolyte material, nickel oxide (NiO) as the fuel electrode material, lanthanum strontium manganese oxide (LSM) and lanthanum strontium cobalt iron (LSCF) </w:t>
      </w:r>
      <w:del w:id="26" w:author="wangshaorong" w:date="2017-06-01T08:01:00Z">
        <w:r w:rsidRPr="0042362E" w:rsidDel="007B3B02">
          <w:delText xml:space="preserve">were </w:delText>
        </w:r>
      </w:del>
      <w:ins w:id="27" w:author="wangshaorong" w:date="2017-06-01T08:01:00Z">
        <w:r w:rsidR="007B3B02">
          <w:rPr>
            <w:rFonts w:hint="eastAsia"/>
          </w:rPr>
          <w:t>as</w:t>
        </w:r>
        <w:r w:rsidR="007B3B02" w:rsidRPr="0042362E">
          <w:t xml:space="preserve"> </w:t>
        </w:r>
      </w:ins>
      <w:r w:rsidRPr="0042362E">
        <w:t xml:space="preserve">oxygen electrode materials. </w:t>
      </w:r>
      <w:ins w:id="28" w:author="wangshaorong" w:date="2017-06-01T08:02:00Z">
        <w:r w:rsidR="007B3B02">
          <w:rPr>
            <w:rFonts w:hint="eastAsia"/>
          </w:rPr>
          <w:t>They are used to prepare button SOECs.</w:t>
        </w:r>
      </w:ins>
      <w:del w:id="29" w:author="wangshaorong" w:date="2017-06-01T08:03:00Z">
        <w:r w:rsidRPr="0042362E" w:rsidDel="00522963">
          <w:delText>(EIS) was measured at 800 ℃, 750 ℃ and 700 ℃, respectively.</w:delText>
        </w:r>
      </w:del>
      <w:r w:rsidRPr="0042362E">
        <w:t xml:space="preserve"> The electrochemical impedance spectroscopy (EIS) of the </w:t>
      </w:r>
      <w:del w:id="30" w:author="wangshaorong" w:date="2017-06-01T08:03:00Z">
        <w:r w:rsidRPr="0042362E" w:rsidDel="00522963">
          <w:delText xml:space="preserve">battery </w:delText>
        </w:r>
      </w:del>
      <w:ins w:id="31" w:author="wangshaorong" w:date="2017-06-01T08:03:00Z">
        <w:r w:rsidR="00522963">
          <w:rPr>
            <w:rFonts w:hint="eastAsia"/>
          </w:rPr>
          <w:t>cells</w:t>
        </w:r>
        <w:r w:rsidR="00522963" w:rsidRPr="0042362E">
          <w:t xml:space="preserve"> </w:t>
        </w:r>
      </w:ins>
      <w:r w:rsidRPr="0042362E">
        <w:t xml:space="preserve">was tested at the temperature of 800 ℃, 750 ℃ and 700 ℃, respectively. The </w:t>
      </w:r>
      <w:del w:id="32" w:author="wangshaorong" w:date="2017-06-01T08:04:00Z">
        <w:r w:rsidRPr="0042362E" w:rsidDel="00522963">
          <w:delText xml:space="preserve">electrochemical impedance spectroscopy (EIS) , </w:delText>
        </w:r>
      </w:del>
      <w:r w:rsidRPr="0042362E">
        <w:t xml:space="preserve">IV curves </w:t>
      </w:r>
      <w:del w:id="33" w:author="wangshaorong" w:date="2017-06-01T08:04:00Z">
        <w:r w:rsidRPr="0042362E" w:rsidDel="00522963">
          <w:delText xml:space="preserve">of IP </w:delText>
        </w:r>
      </w:del>
      <w:r w:rsidRPr="0042362E">
        <w:t xml:space="preserve">for </w:t>
      </w:r>
      <w:ins w:id="34" w:author="wangshaorong" w:date="2017-06-01T08:04:00Z">
        <w:r w:rsidR="00522963">
          <w:rPr>
            <w:rFonts w:hint="eastAsia"/>
          </w:rPr>
          <w:t>H</w:t>
        </w:r>
        <w:r w:rsidR="00522963" w:rsidRPr="00522963">
          <w:rPr>
            <w:rFonts w:hint="eastAsia"/>
            <w:vertAlign w:val="subscript"/>
            <w:rPrChange w:id="35" w:author="wangshaorong" w:date="2017-06-01T08:05:00Z">
              <w:rPr>
                <w:rFonts w:hint="eastAsia"/>
              </w:rPr>
            </w:rPrChange>
          </w:rPr>
          <w:t>2</w:t>
        </w:r>
        <w:r w:rsidR="00522963">
          <w:rPr>
            <w:rFonts w:hint="eastAsia"/>
          </w:rPr>
          <w:t xml:space="preserve"> </w:t>
        </w:r>
      </w:ins>
      <w:ins w:id="36" w:author="wangshaorong" w:date="2017-06-01T08:05:00Z">
        <w:r w:rsidR="00522963">
          <w:rPr>
            <w:rFonts w:hint="eastAsia"/>
          </w:rPr>
          <w:t xml:space="preserve">as </w:t>
        </w:r>
      </w:ins>
      <w:r w:rsidRPr="0042362E">
        <w:t>fuel gas in solid oxide fuel cell (SOFC) mode, and IV curves for electrolysis of CO</w:t>
      </w:r>
      <w:r w:rsidRPr="00522963">
        <w:rPr>
          <w:vertAlign w:val="subscript"/>
          <w:rPrChange w:id="37" w:author="wangshaorong" w:date="2017-06-01T08:05:00Z">
            <w:rPr/>
          </w:rPrChange>
        </w:rPr>
        <w:t>2</w:t>
      </w:r>
      <w:r w:rsidRPr="0042362E">
        <w:t xml:space="preserve"> in solid oxide electrolysis cell (SOEC) mode</w:t>
      </w:r>
      <w:ins w:id="38" w:author="wangshaorong" w:date="2017-06-01T08:05:00Z">
        <w:r w:rsidR="00522963">
          <w:rPr>
            <w:rFonts w:hint="eastAsia"/>
          </w:rPr>
          <w:t xml:space="preserve"> are also tested</w:t>
        </w:r>
      </w:ins>
      <w:r w:rsidRPr="0042362E">
        <w:t xml:space="preserve">. By comparison, it is found that the current density of </w:t>
      </w:r>
      <w:del w:id="39" w:author="wangshaorong" w:date="2017-06-01T08:05:00Z">
        <w:r w:rsidRPr="0042362E" w:rsidDel="00522963">
          <w:delText xml:space="preserve">the </w:delText>
        </w:r>
      </w:del>
      <w:ins w:id="40" w:author="wangshaorong" w:date="2017-06-01T08:05:00Z">
        <w:r w:rsidR="00522963">
          <w:rPr>
            <w:rFonts w:hint="eastAsia"/>
          </w:rPr>
          <w:t>both</w:t>
        </w:r>
        <w:r w:rsidR="00522963" w:rsidRPr="0042362E">
          <w:t xml:space="preserve"> </w:t>
        </w:r>
      </w:ins>
      <w:r w:rsidRPr="0042362E">
        <w:t xml:space="preserve">SOFC and SOEC modes increases with the increase of the </w:t>
      </w:r>
      <w:del w:id="41" w:author="wangshaorong" w:date="2017-06-01T08:06:00Z">
        <w:r w:rsidRPr="0042362E" w:rsidDel="00522963">
          <w:delText xml:space="preserve">working </w:delText>
        </w:r>
      </w:del>
      <w:ins w:id="42" w:author="wangshaorong" w:date="2017-06-01T08:06:00Z">
        <w:r w:rsidR="00522963">
          <w:rPr>
            <w:rFonts w:hint="eastAsia"/>
          </w:rPr>
          <w:t>operat</w:t>
        </w:r>
        <w:r w:rsidR="00522963" w:rsidRPr="0042362E">
          <w:t xml:space="preserve">ing </w:t>
        </w:r>
      </w:ins>
      <w:r w:rsidRPr="0042362E">
        <w:t xml:space="preserve">temperature, indicating that the higher the temperature, the better the electrochemical performance. </w:t>
      </w:r>
      <w:ins w:id="43" w:author="wangshaorong" w:date="2017-06-01T08:06:00Z">
        <w:r w:rsidR="00522963">
          <w:rPr>
            <w:rFonts w:hint="eastAsia"/>
          </w:rPr>
          <w:t xml:space="preserve">With </w:t>
        </w:r>
      </w:ins>
      <w:r w:rsidRPr="0042362E">
        <w:t xml:space="preserve">LSM and LSCF as oxygen electrode materials, the electrochemical performance difference between 700 ℃ and 800 ℃ is not significant, but LSM polarization resistance is much smaller than the polarization resistance of LSCF, so LSM </w:t>
      </w:r>
      <w:ins w:id="44" w:author="wangshaorong" w:date="2017-06-01T08:06:00Z">
        <w:r w:rsidR="00522963" w:rsidRPr="0042362E">
          <w:t>is better</w:t>
        </w:r>
        <w:r w:rsidR="00522963" w:rsidRPr="0042362E">
          <w:t xml:space="preserve"> </w:t>
        </w:r>
      </w:ins>
      <w:r w:rsidRPr="0042362E">
        <w:t xml:space="preserve">as </w:t>
      </w:r>
      <w:ins w:id="45" w:author="wangshaorong" w:date="2017-06-01T08:07:00Z">
        <w:r w:rsidR="00522963">
          <w:rPr>
            <w:rFonts w:hint="eastAsia"/>
          </w:rPr>
          <w:t xml:space="preserve">an </w:t>
        </w:r>
      </w:ins>
      <w:r w:rsidRPr="0042362E">
        <w:t>oxygen electrode material</w:t>
      </w:r>
      <w:del w:id="46" w:author="wangshaorong" w:date="2017-06-01T08:07:00Z">
        <w:r w:rsidRPr="0042362E" w:rsidDel="00522963">
          <w:delText xml:space="preserve"> performance</w:delText>
        </w:r>
      </w:del>
      <w:del w:id="47" w:author="wangshaorong" w:date="2017-06-01T08:06:00Z">
        <w:r w:rsidRPr="0042362E" w:rsidDel="00522963">
          <w:delText xml:space="preserve"> is better</w:delText>
        </w:r>
      </w:del>
      <w:r w:rsidRPr="0042362E">
        <w:t>.</w:t>
      </w:r>
    </w:p>
    <w:p w:rsidR="00BE559A" w:rsidRDefault="00BE559A" w:rsidP="00BE559A"/>
    <w:p w:rsidR="00BE559A" w:rsidRPr="0042362E" w:rsidRDefault="00BE559A" w:rsidP="00BE559A">
      <w:r w:rsidRPr="0042362E">
        <w:t>Key words: solid oxide electrolytic cell; electrolytic CO</w:t>
      </w:r>
      <w:r w:rsidRPr="00522963">
        <w:rPr>
          <w:vertAlign w:val="subscript"/>
          <w:rPrChange w:id="48" w:author="wangshaorong" w:date="2017-06-01T08:07:00Z">
            <w:rPr/>
          </w:rPrChange>
        </w:rPr>
        <w:t>2</w:t>
      </w:r>
      <w:r w:rsidRPr="0042362E">
        <w:t>; electrochemical performance</w:t>
      </w:r>
    </w:p>
    <w:p w:rsidR="007B3B02" w:rsidRDefault="007B3B02"/>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rsidP="00BE559A">
      <w:pPr>
        <w:jc w:val="center"/>
        <w:rPr>
          <w:b/>
          <w:sz w:val="28"/>
        </w:rPr>
      </w:pPr>
      <w:r w:rsidRPr="00811934">
        <w:rPr>
          <w:rFonts w:hint="eastAsia"/>
          <w:b/>
          <w:sz w:val="28"/>
        </w:rPr>
        <w:t>1绪论</w:t>
      </w:r>
    </w:p>
    <w:p w:rsidR="00BE559A" w:rsidRPr="00811934" w:rsidRDefault="00BE559A" w:rsidP="00BE559A">
      <w:pPr>
        <w:jc w:val="center"/>
        <w:rPr>
          <w:b/>
          <w:sz w:val="28"/>
        </w:rPr>
      </w:pPr>
    </w:p>
    <w:p w:rsidR="00BE559A" w:rsidRDefault="00BE559A" w:rsidP="00BE559A">
      <w:pPr>
        <w:rPr>
          <w:b/>
          <w:sz w:val="24"/>
        </w:rPr>
      </w:pPr>
      <w:r w:rsidRPr="00811934">
        <w:rPr>
          <w:rFonts w:hint="eastAsia"/>
          <w:b/>
          <w:sz w:val="24"/>
        </w:rPr>
        <w:t>1.1研究背景</w:t>
      </w:r>
    </w:p>
    <w:p w:rsidR="00BE559A" w:rsidRDefault="00BE559A" w:rsidP="00BE559A">
      <w:pPr>
        <w:ind w:firstLine="420"/>
      </w:pPr>
      <w:r>
        <w:rPr>
          <w:rFonts w:hint="eastAsia"/>
        </w:rPr>
        <w:t>能源是人类社会发展的强大推动力</w:t>
      </w:r>
      <w:del w:id="49" w:author="wangshaorong" w:date="2017-06-01T08:07:00Z">
        <w:r w:rsidDel="00522963">
          <w:rPr>
            <w:rFonts w:hint="eastAsia"/>
          </w:rPr>
          <w:delText>，</w:delText>
        </w:r>
      </w:del>
      <w:ins w:id="50" w:author="wangshaorong" w:date="2017-06-01T08:07:00Z">
        <w:r w:rsidR="00522963">
          <w:rPr>
            <w:rFonts w:hint="eastAsia"/>
          </w:rPr>
          <w:t>。</w:t>
        </w:r>
      </w:ins>
      <w:r>
        <w:rPr>
          <w:rFonts w:hint="eastAsia"/>
        </w:rPr>
        <w:t>工业生产、人类日常生活都离不开对能源的利用，</w:t>
      </w:r>
      <w:r>
        <w:rPr>
          <w:rFonts w:hint="eastAsia"/>
        </w:rPr>
        <w:lastRenderedPageBreak/>
        <w:t>能源消费结构可以反映不同时间、不同地区的生产力水平。经济增长对一次能源的需求，经历了从木柴到煤炭，再到石油的发展过程，而且品种数量日益扩大。石油、煤炭和天然气等化石燃料储量有限，终究会枯竭，因此各国正在不约而同</w:t>
      </w:r>
      <w:del w:id="51" w:author="wangshaorong" w:date="2017-06-01T08:14:00Z">
        <w:r w:rsidDel="002B3B41">
          <w:rPr>
            <w:rFonts w:hint="eastAsia"/>
          </w:rPr>
          <w:delText>的</w:delText>
        </w:r>
      </w:del>
      <w:ins w:id="52" w:author="wangshaorong" w:date="2017-06-01T08:14:00Z">
        <w:r w:rsidR="002B3B41">
          <w:rPr>
            <w:rFonts w:hint="eastAsia"/>
          </w:rPr>
          <w:t>地</w:t>
        </w:r>
      </w:ins>
      <w:r>
        <w:rPr>
          <w:rFonts w:hint="eastAsia"/>
        </w:rPr>
        <w:t>大力发展可再生能源来减少对化石能源的依赖。</w:t>
      </w:r>
    </w:p>
    <w:p w:rsidR="00BE559A" w:rsidRDefault="00BE559A" w:rsidP="00BE559A">
      <w:pPr>
        <w:ind w:firstLine="420"/>
      </w:pPr>
      <w:r w:rsidRPr="001176C4">
        <w:rPr>
          <w:rFonts w:hint="eastAsia"/>
        </w:rPr>
        <w:t>随着经济和社会的发展，能源需求和供应之间的矛盾日益明显，同时使用化石能源造成的生态 环境恶化也对人类社会的可持续发展带来了极大的挑战</w:t>
      </w:r>
      <w:r>
        <w:rPr>
          <w:rFonts w:hint="eastAsia"/>
        </w:rPr>
        <w:t>。由于各种化石燃料燃烧，大量</w:t>
      </w:r>
      <w:r>
        <w:t>CO</w:t>
      </w:r>
      <w:r w:rsidRPr="001176C4">
        <w:rPr>
          <w:vertAlign w:val="subscript"/>
        </w:rPr>
        <w:t>2</w:t>
      </w:r>
      <w:r>
        <w:rPr>
          <w:rFonts w:hint="eastAsia"/>
        </w:rPr>
        <w:t>排放引发温室效应，造成冰川融化、海平面升高、土地沙漠化等一系列环境问题。联合国政府间气候变化专门委员会</w:t>
      </w:r>
      <w:r>
        <w:t>IPPC 发布的第五份</w:t>
      </w:r>
      <w:r>
        <w:rPr>
          <w:rFonts w:hint="eastAsia"/>
        </w:rPr>
        <w:t>评估报告指出，自</w:t>
      </w:r>
      <w:r>
        <w:t>1880 年以来，地球平均的表面温度上升0.85</w:t>
      </w:r>
      <w:r>
        <w:rPr>
          <w:rFonts w:hint="eastAsia"/>
        </w:rPr>
        <w:t>°</w:t>
      </w:r>
      <w:r>
        <w:t>C，而且极有可</w:t>
      </w:r>
      <w:del w:id="53" w:author="wangshaorong" w:date="2017-06-01T08:14:00Z">
        <w:r w:rsidDel="002B3B41">
          <w:delText xml:space="preserve"> </w:delText>
        </w:r>
      </w:del>
      <w:r>
        <w:rPr>
          <w:rFonts w:hint="eastAsia"/>
        </w:rPr>
        <w:t>能是人为活动导致全球变暖。来自化石燃料的碳排放和土地使用导致温室气体含量非常高，至少是</w:t>
      </w:r>
      <w:r>
        <w:t>80万年来的最高水平</w:t>
      </w:r>
      <w:r w:rsidRPr="00811934">
        <w:rPr>
          <w:vertAlign w:val="superscript"/>
        </w:rPr>
        <w:t>[1]</w:t>
      </w:r>
      <w:r>
        <w:t xml:space="preserve"> </w:t>
      </w:r>
      <w:r>
        <w:rPr>
          <w:rFonts w:hint="eastAsia"/>
        </w:rPr>
        <w:t>。随着温室效应加剧，各国保护环境、节能减排的意识逐渐增加。</w:t>
      </w:r>
      <w:r>
        <w:t>2009年召开的哥本哈根世界气候大会，各国对于节</w:t>
      </w:r>
      <w:r>
        <w:rPr>
          <w:rFonts w:hint="eastAsia"/>
        </w:rPr>
        <w:t>能减排、减少温室气体排放达成共识，此次会议被视为全人类遏制全球变暖行动的一次重要努力。</w:t>
      </w:r>
    </w:p>
    <w:p w:rsidR="00BE559A" w:rsidRDefault="00BE559A" w:rsidP="00BE559A">
      <w:pPr>
        <w:ind w:firstLine="420"/>
      </w:pPr>
      <w:r>
        <w:rPr>
          <w:rFonts w:hint="eastAsia"/>
        </w:rPr>
        <w:t>化石燃料中含有硫、氮等元素，化石燃烧产物以及机动车的尾气等含有硫氧化物和氮氧化物等气体排放到空气中，造成酸雨、光化学烟雾等对人类危害极大的环境破坏现象。由于化石能源不可再生，地球上石油、煤炭和天然气等化石燃料储量有限，大量化石燃料的燃烧造成严重的环境问题，因此对于清洁能源和可再生能源的开发迫在眉睫。根据</w:t>
      </w:r>
      <w:r>
        <w:t>BP公司与 2015年6月10日发布的第64次</w:t>
      </w:r>
      <w:r>
        <w:rPr>
          <w:rFonts w:hint="eastAsia"/>
        </w:rPr>
        <w:t>“世界能源统计年鉴”，可再生能源是能源中增长最快的形式，在</w:t>
      </w:r>
      <w:r>
        <w:t>2014年占了一次能</w:t>
      </w:r>
      <w:r>
        <w:rPr>
          <w:rFonts w:hint="eastAsia"/>
        </w:rPr>
        <w:t>源使用总量增加的</w:t>
      </w:r>
      <w:r>
        <w:t xml:space="preserve">1/3，可再生能源提供了世界能源需求的3% </w:t>
      </w:r>
      <w:r w:rsidRPr="00811934">
        <w:rPr>
          <w:vertAlign w:val="superscript"/>
        </w:rPr>
        <w:t>[2]</w:t>
      </w:r>
      <w:r>
        <w:t xml:space="preserve"> </w:t>
      </w:r>
      <w:r>
        <w:rPr>
          <w:rFonts w:hint="eastAsia"/>
        </w:rPr>
        <w:t>。</w:t>
      </w:r>
    </w:p>
    <w:p w:rsidR="00BE559A" w:rsidRDefault="00BE559A" w:rsidP="00BE559A">
      <w:pPr>
        <w:ind w:firstLine="420"/>
      </w:pPr>
      <w:r>
        <w:rPr>
          <w:rFonts w:hint="eastAsia"/>
        </w:rPr>
        <w:t>将</w:t>
      </w:r>
      <w:r>
        <w:t>CO</w:t>
      </w:r>
      <w:r w:rsidRPr="00811934">
        <w:rPr>
          <w:vertAlign w:val="subscript"/>
        </w:rPr>
        <w:t>2</w:t>
      </w:r>
      <w:r>
        <w:rPr>
          <w:rFonts w:hint="eastAsia"/>
        </w:rPr>
        <w:t>进行转化和利用是缓解温室效应的重要方法之一</w:t>
      </w:r>
      <w:r w:rsidRPr="00811934">
        <w:rPr>
          <w:vertAlign w:val="superscript"/>
        </w:rPr>
        <w:t>[3]</w:t>
      </w:r>
      <w:r>
        <w:rPr>
          <w:rFonts w:hint="eastAsia"/>
        </w:rPr>
        <w:t>，但是</w:t>
      </w:r>
      <w:r>
        <w:t>CO</w:t>
      </w:r>
      <w:r w:rsidRPr="00811934">
        <w:rPr>
          <w:vertAlign w:val="subscript"/>
        </w:rPr>
        <w:t>2</w:t>
      </w:r>
      <w:r>
        <w:rPr>
          <w:rFonts w:hint="eastAsia"/>
        </w:rPr>
        <w:t>化学性质稳定，同时在水中的溶解度很低，因此找到合适的手段转化</w:t>
      </w:r>
      <w:r>
        <w:t>CO</w:t>
      </w:r>
      <w:r w:rsidRPr="00811934">
        <w:rPr>
          <w:vertAlign w:val="subscript"/>
        </w:rPr>
        <w:t>2</w:t>
      </w:r>
      <w:r>
        <w:rPr>
          <w:rFonts w:hint="eastAsia"/>
        </w:rPr>
        <w:t>具有重要意义。在转化利用</w:t>
      </w:r>
      <w:r>
        <w:t>CO</w:t>
      </w:r>
      <w:r w:rsidRPr="00811934">
        <w:rPr>
          <w:vertAlign w:val="subscript"/>
        </w:rPr>
        <w:t>2</w:t>
      </w:r>
      <w:r>
        <w:rPr>
          <w:rFonts w:hint="eastAsia"/>
        </w:rPr>
        <w:t>方面，固体氧化物电解池</w:t>
      </w:r>
      <w:r>
        <w:t>( SOEC)高温电解CO</w:t>
      </w:r>
      <w:r w:rsidRPr="00B53DE0">
        <w:rPr>
          <w:vertAlign w:val="subscript"/>
        </w:rPr>
        <w:t xml:space="preserve"> 2</w:t>
      </w:r>
      <w:r>
        <w:rPr>
          <w:rFonts w:hint="eastAsia"/>
        </w:rPr>
        <w:t>技术显示出巨大的潜力</w:t>
      </w:r>
      <w:r w:rsidRPr="00811934">
        <w:rPr>
          <w:vertAlign w:val="superscript"/>
        </w:rPr>
        <w:t>[4-6]</w:t>
      </w:r>
      <w:r>
        <w:t xml:space="preserve"> </w:t>
      </w:r>
      <w:r>
        <w:rPr>
          <w:rFonts w:hint="eastAsia"/>
        </w:rPr>
        <w:t>，这一技术利</w:t>
      </w:r>
      <w:r>
        <w:rPr>
          <w:rFonts w:hint="eastAsia"/>
        </w:rPr>
        <w:lastRenderedPageBreak/>
        <w:t>用核能等能源提供的热能和电能，在</w:t>
      </w:r>
      <w:r>
        <w:t>SOEC中通过</w:t>
      </w:r>
      <w:r>
        <w:rPr>
          <w:rFonts w:hint="eastAsia"/>
        </w:rPr>
        <w:t>电解将</w:t>
      </w:r>
      <w:r>
        <w:t>CO</w:t>
      </w:r>
      <w:r w:rsidRPr="00811934">
        <w:rPr>
          <w:vertAlign w:val="subscript"/>
        </w:rPr>
        <w:t>2</w:t>
      </w:r>
      <w:r>
        <w:rPr>
          <w:rFonts w:hint="eastAsia"/>
        </w:rPr>
        <w:t>转化为</w:t>
      </w:r>
      <w:r>
        <w:t>CO和O</w:t>
      </w:r>
      <w:r w:rsidRPr="00811934">
        <w:rPr>
          <w:vertAlign w:val="subscript"/>
        </w:rPr>
        <w:t>2</w:t>
      </w:r>
      <w:r>
        <w:rPr>
          <w:rFonts w:hint="eastAsia"/>
        </w:rPr>
        <w:t>，在消耗</w:t>
      </w:r>
      <w:r>
        <w:t>CO</w:t>
      </w:r>
      <w:r w:rsidRPr="00811934">
        <w:rPr>
          <w:vertAlign w:val="subscript"/>
        </w:rPr>
        <w:t>2</w:t>
      </w:r>
      <w:r>
        <w:rPr>
          <w:rFonts w:hint="eastAsia"/>
        </w:rPr>
        <w:t>的同时生成</w:t>
      </w:r>
      <w:r>
        <w:t>CO这种气体燃料和化学</w:t>
      </w:r>
      <w:r>
        <w:rPr>
          <w:rFonts w:hint="eastAsia"/>
        </w:rPr>
        <w:t>工业原料，在缓解温室效应的同时，为碳中和循环提供了有效途径。与此同时，利用高温运行的固体氧化物电解池</w:t>
      </w:r>
      <w:r>
        <w:t>( SOEC)，可以在更低的电压下实现水 (H</w:t>
      </w:r>
      <w:r w:rsidRPr="00811934">
        <w:rPr>
          <w:vertAlign w:val="subscript"/>
        </w:rPr>
        <w:t>2</w:t>
      </w:r>
      <w:r>
        <w:t>O)的电解产生氢气，减少对电能的消耗，比传统低温制氢方法效率更高、更有实际意</w:t>
      </w:r>
      <w:r>
        <w:rPr>
          <w:rFonts w:hint="eastAsia"/>
        </w:rPr>
        <w:t>义</w:t>
      </w:r>
      <w:r w:rsidRPr="00811934">
        <w:rPr>
          <w:vertAlign w:val="superscript"/>
        </w:rPr>
        <w:t>[7]</w:t>
      </w:r>
      <w:r>
        <w:rPr>
          <w:rFonts w:hint="eastAsia"/>
        </w:rPr>
        <w:t>。同时，氢能作为一种清洁并且可再生的二次能源，具有环境友好和能量密度高等特点</w:t>
      </w:r>
      <w:r>
        <w:t xml:space="preserve"> </w:t>
      </w:r>
      <w:r w:rsidRPr="00811934">
        <w:rPr>
          <w:vertAlign w:val="superscript"/>
        </w:rPr>
        <w:t>[8]</w:t>
      </w:r>
      <w:r>
        <w:rPr>
          <w:rFonts w:hint="eastAsia"/>
        </w:rPr>
        <w:t>，因此被人们广泛关注。利用</w:t>
      </w:r>
      <w:r>
        <w:t xml:space="preserve"> SOEC 共电解H</w:t>
      </w:r>
      <w:r w:rsidRPr="00811934">
        <w:rPr>
          <w:vertAlign w:val="subscript"/>
        </w:rPr>
        <w:t>2</w:t>
      </w:r>
      <w:r>
        <w:t>O /</w:t>
      </w:r>
      <w:r w:rsidRPr="00811934">
        <w:t xml:space="preserve"> </w:t>
      </w:r>
      <w:r>
        <w:t>CO</w:t>
      </w:r>
      <w:r w:rsidRPr="00811934">
        <w:rPr>
          <w:vertAlign w:val="subscript"/>
        </w:rPr>
        <w:t>2</w:t>
      </w:r>
      <w:r>
        <w:rPr>
          <w:rFonts w:hint="eastAsia"/>
        </w:rPr>
        <w:t>，不仅能够将</w:t>
      </w:r>
      <w:r>
        <w:t>H</w:t>
      </w:r>
      <w:r w:rsidRPr="00811934">
        <w:rPr>
          <w:vertAlign w:val="subscript"/>
        </w:rPr>
        <w:t>2</w:t>
      </w:r>
      <w:r>
        <w:t>O和CO</w:t>
      </w:r>
      <w:r w:rsidRPr="00811934">
        <w:rPr>
          <w:vertAlign w:val="subscript"/>
        </w:rPr>
        <w:t>2</w:t>
      </w:r>
      <w:r>
        <w:rPr>
          <w:rFonts w:hint="eastAsia"/>
        </w:rPr>
        <w:t>转化为燃料气体，甚至生成甲烷等气体</w:t>
      </w:r>
      <w:r w:rsidRPr="00811934">
        <w:rPr>
          <w:vertAlign w:val="superscript"/>
        </w:rPr>
        <w:t>[9]</w:t>
      </w:r>
      <w:r>
        <w:rPr>
          <w:rFonts w:hint="eastAsia"/>
        </w:rPr>
        <w:t>，还可以将不可持续和高转化费用的电能以化学能的形式储存起来。</w:t>
      </w:r>
    </w:p>
    <w:p w:rsidR="00BE559A" w:rsidRDefault="00BE559A" w:rsidP="00BE559A">
      <w:pPr>
        <w:rPr>
          <w:b/>
          <w:sz w:val="24"/>
        </w:rPr>
      </w:pPr>
      <w:r w:rsidRPr="00194EFC">
        <w:rPr>
          <w:rFonts w:hint="eastAsia"/>
          <w:b/>
          <w:sz w:val="24"/>
        </w:rPr>
        <w:t>1.2燃料电池</w:t>
      </w:r>
      <w:r>
        <w:rPr>
          <w:rFonts w:hint="eastAsia"/>
          <w:b/>
          <w:sz w:val="24"/>
        </w:rPr>
        <w:t>（SOC）</w:t>
      </w:r>
      <w:r w:rsidRPr="00194EFC">
        <w:rPr>
          <w:rFonts w:hint="eastAsia"/>
          <w:b/>
          <w:sz w:val="24"/>
        </w:rPr>
        <w:t>概述</w:t>
      </w:r>
    </w:p>
    <w:p w:rsidR="00BE559A" w:rsidRDefault="00BE559A" w:rsidP="00BE559A">
      <w:r>
        <w:tab/>
      </w:r>
      <w:r w:rsidRPr="00194EFC">
        <w:rPr>
          <w:rFonts w:hint="eastAsia"/>
        </w:rPr>
        <w:t>固体氧化物电化学池(Solid Oxide Cell, SOC)是固体氧化物燃料电池(SOFC) 和固体氧化物电解池(SOEC)的统称。SOEC 是在</w:t>
      </w:r>
      <w:del w:id="54" w:author="wangshaorong" w:date="2017-06-01T08:16:00Z">
        <w:r w:rsidRPr="00194EFC" w:rsidDel="002B3B41">
          <w:rPr>
            <w:rFonts w:hint="eastAsia"/>
          </w:rPr>
          <w:delText xml:space="preserve">固体氧化物燃料电池(Solid Oxide Fuel Cell, </w:delText>
        </w:r>
      </w:del>
      <w:r w:rsidRPr="00194EFC">
        <w:rPr>
          <w:rFonts w:hint="eastAsia"/>
        </w:rPr>
        <w:t>SOFC</w:t>
      </w:r>
      <w:del w:id="55" w:author="wangshaorong" w:date="2017-06-01T08:16:00Z">
        <w:r w:rsidRPr="00194EFC" w:rsidDel="002B3B41">
          <w:rPr>
            <w:rFonts w:hint="eastAsia"/>
          </w:rPr>
          <w:delText>)</w:delText>
        </w:r>
      </w:del>
      <w:r w:rsidRPr="00194EFC">
        <w:rPr>
          <w:rFonts w:hint="eastAsia"/>
        </w:rPr>
        <w:t>的基础上发展起来的， 原理上是 SOFC 的逆运行。SOFC 是发电效率最高的燃料电池，同时高温运行特性使得 SOFC 具有很强的燃料适应性，可以使用含碳燃料直接发电[14]。SOEC 与 SOFC 的结构和材料基本相同，原理上能够互逆运行，这样就能够利用一种装置来实现制氢和发电的</w:t>
      </w:r>
      <w:del w:id="56" w:author="wangshaorong" w:date="2017-06-01T08:17:00Z">
        <w:r w:rsidRPr="00194EFC" w:rsidDel="002B3B41">
          <w:rPr>
            <w:rFonts w:hint="eastAsia"/>
          </w:rPr>
          <w:delText xml:space="preserve"> </w:delText>
        </w:r>
      </w:del>
      <w:r>
        <w:rPr>
          <w:rFonts w:hint="eastAsia"/>
        </w:rPr>
        <w:t>循环，达到储能的目的，SOC燃料电池有如下多个优点：</w:t>
      </w:r>
    </w:p>
    <w:p w:rsidR="00BE559A" w:rsidRDefault="00BE559A" w:rsidP="00BE559A">
      <w:pPr>
        <w:pStyle w:val="a5"/>
        <w:numPr>
          <w:ilvl w:val="0"/>
          <w:numId w:val="1"/>
        </w:numPr>
        <w:ind w:firstLineChars="0"/>
      </w:pPr>
      <w:r>
        <w:t>SOC为全固态结构，无液态电解质所带来的腐蚀和电解液流失等问题；</w:t>
      </w:r>
    </w:p>
    <w:p w:rsidR="00BE559A" w:rsidRDefault="00BE559A" w:rsidP="00BE559A">
      <w:pPr>
        <w:pStyle w:val="a5"/>
        <w:numPr>
          <w:ilvl w:val="0"/>
          <w:numId w:val="1"/>
        </w:numPr>
        <w:ind w:firstLineChars="0"/>
      </w:pPr>
      <w:r>
        <w:t>SOC工作温度高，电极反应迅速，无须采用贵金属电极，电池成本低；</w:t>
      </w:r>
    </w:p>
    <w:p w:rsidR="00BE559A" w:rsidRDefault="00BE559A" w:rsidP="00BE559A">
      <w:pPr>
        <w:pStyle w:val="a5"/>
        <w:numPr>
          <w:ilvl w:val="0"/>
          <w:numId w:val="1"/>
        </w:numPr>
        <w:ind w:firstLineChars="0"/>
      </w:pPr>
      <w:r>
        <w:t>SOC能够以SOFC和SOEC两种模式运行，实现储能与发电装置一体化。</w:t>
      </w:r>
    </w:p>
    <w:p w:rsidR="00BE559A" w:rsidRDefault="00BE559A" w:rsidP="00BE559A">
      <w:pPr>
        <w:pStyle w:val="a5"/>
        <w:numPr>
          <w:ilvl w:val="0"/>
          <w:numId w:val="1"/>
        </w:numPr>
        <w:ind w:firstLineChars="0"/>
      </w:pPr>
      <w:r>
        <w:t>以SOFC模式运行，与传统火力发电相比，SOFC发电效率高，可达65 %，与汽轮机进行联合发电则可达80 %以上；环境友好，污染物排放量远低于火力发电，发电系统中机械部件少，噪声低；燃料适用范围广，可直接用天然气、煤气化气和其他含碳燃料；</w:t>
      </w:r>
    </w:p>
    <w:p w:rsidR="00BE559A" w:rsidRDefault="00BE559A" w:rsidP="00BE559A">
      <w:pPr>
        <w:pStyle w:val="a5"/>
        <w:numPr>
          <w:ilvl w:val="0"/>
          <w:numId w:val="1"/>
        </w:numPr>
        <w:ind w:firstLineChars="0"/>
      </w:pPr>
      <w:r>
        <w:lastRenderedPageBreak/>
        <w:t>以SOEC模式运行，与常规电解水相比，SOEC电能消耗低，电解效率高；还可用于CO</w:t>
      </w:r>
      <w:r w:rsidRPr="002B3B41">
        <w:rPr>
          <w:vertAlign w:val="subscript"/>
          <w:rPrChange w:id="57" w:author="wangshaorong" w:date="2017-06-01T08:17:00Z">
            <w:rPr/>
          </w:rPrChange>
        </w:rPr>
        <w:t>2</w:t>
      </w:r>
      <w:r>
        <w:t>的电解或者H</w:t>
      </w:r>
      <w:r w:rsidRPr="002B3B41">
        <w:rPr>
          <w:vertAlign w:val="subscript"/>
          <w:rPrChange w:id="58" w:author="wangshaorong" w:date="2017-06-01T08:17:00Z">
            <w:rPr/>
          </w:rPrChange>
        </w:rPr>
        <w:t>2</w:t>
      </w:r>
      <w:r>
        <w:t>O/CO</w:t>
      </w:r>
      <w:r w:rsidRPr="002B3B41">
        <w:rPr>
          <w:vertAlign w:val="subscript"/>
          <w:rPrChange w:id="59" w:author="wangshaorong" w:date="2017-06-01T08:17:00Z">
            <w:rPr/>
          </w:rPrChange>
        </w:rPr>
        <w:t>2</w:t>
      </w:r>
      <w:r>
        <w:t>的共电解制备合成气，减缓温室气体效应。</w:t>
      </w:r>
    </w:p>
    <w:p w:rsidR="00BE559A" w:rsidRDefault="00BE559A" w:rsidP="00BE559A">
      <w:pPr>
        <w:rPr>
          <w:b/>
          <w:sz w:val="24"/>
        </w:rPr>
      </w:pPr>
      <w:r w:rsidRPr="00487401">
        <w:rPr>
          <w:rFonts w:hint="eastAsia"/>
          <w:b/>
          <w:sz w:val="24"/>
        </w:rPr>
        <w:t>1</w:t>
      </w:r>
      <w:r w:rsidRPr="00487401">
        <w:rPr>
          <w:b/>
          <w:sz w:val="24"/>
        </w:rPr>
        <w:t>.3</w:t>
      </w:r>
      <w:r w:rsidRPr="00487401">
        <w:rPr>
          <w:rFonts w:hint="eastAsia"/>
          <w:b/>
          <w:sz w:val="24"/>
        </w:rPr>
        <w:t>固体氧化物电化学池（SOC）原理</w:t>
      </w:r>
    </w:p>
    <w:p w:rsidR="00BE559A" w:rsidRDefault="00BE559A" w:rsidP="00BE559A">
      <w:r>
        <w:tab/>
      </w:r>
      <w:r w:rsidRPr="001D24C0">
        <w:rPr>
          <w:rFonts w:hint="eastAsia"/>
        </w:rPr>
        <w:t>SOC作为一种电化学池，其单体电池包括多孔氢电极、多孔氧电极和两极之间的致密电解质层。电解质的作用是传导反应中产生的离子，同时阻止氧化性气体和还原性气体的相互扩散</w:t>
      </w:r>
      <w:r>
        <w:rPr>
          <w:rFonts w:hint="eastAsia"/>
        </w:rPr>
        <w:t>；</w:t>
      </w:r>
      <w:r w:rsidRPr="001D24C0">
        <w:rPr>
          <w:rFonts w:hint="eastAsia"/>
        </w:rPr>
        <w:t>电极是提供电化学反应的场所。SOC在SOFC和SOEC模式下工作时，相同电极上发生的电化学反应互为逆反应，即SOFC的阳极为SOEC的阴极，</w:t>
      </w:r>
      <w:r>
        <w:rPr>
          <w:rFonts w:hint="eastAsia"/>
        </w:rPr>
        <w:t>SOFC</w:t>
      </w:r>
      <w:r w:rsidRPr="001D24C0">
        <w:rPr>
          <w:rFonts w:hint="eastAsia"/>
        </w:rPr>
        <w:t>的阴极为</w:t>
      </w:r>
      <w:r>
        <w:rPr>
          <w:rFonts w:hint="eastAsia"/>
        </w:rPr>
        <w:t>SOEC</w:t>
      </w:r>
      <w:r w:rsidRPr="001D24C0">
        <w:rPr>
          <w:rFonts w:hint="eastAsia"/>
        </w:rPr>
        <w:t>的阳极。为避免产生误解，本文将 SOFC 的阳极和 SOEC 阴极统称为</w:t>
      </w:r>
      <w:r>
        <w:rPr>
          <w:rFonts w:hint="eastAsia"/>
        </w:rPr>
        <w:t>燃料</w:t>
      </w:r>
      <w:del w:id="60" w:author="wangshaorong" w:date="2017-06-01T08:18:00Z">
        <w:r w:rsidDel="002B3B41">
          <w:rPr>
            <w:rFonts w:hint="eastAsia"/>
          </w:rPr>
          <w:delText>极</w:delText>
        </w:r>
      </w:del>
      <w:r w:rsidRPr="001D24C0">
        <w:rPr>
          <w:rFonts w:hint="eastAsia"/>
        </w:rPr>
        <w:t>电极，将 SOFC 的阴极和 SOEC 的阳极统称为氧</w:t>
      </w:r>
      <w:r>
        <w:rPr>
          <w:rFonts w:hint="eastAsia"/>
        </w:rPr>
        <w:t>气</w:t>
      </w:r>
      <w:del w:id="61" w:author="wangshaorong" w:date="2017-06-01T08:18:00Z">
        <w:r w:rsidDel="002B3B41">
          <w:rPr>
            <w:rFonts w:hint="eastAsia"/>
          </w:rPr>
          <w:delText>极</w:delText>
        </w:r>
      </w:del>
      <w:r w:rsidRPr="001D24C0">
        <w:rPr>
          <w:rFonts w:hint="eastAsia"/>
        </w:rPr>
        <w:t>电极。</w:t>
      </w:r>
      <w:r>
        <w:rPr>
          <w:rFonts w:hint="eastAsia"/>
        </w:rPr>
        <w:t>SOC</w:t>
      </w:r>
      <w:r w:rsidRPr="001D24C0">
        <w:rPr>
          <w:rFonts w:hint="eastAsia"/>
        </w:rPr>
        <w:t>分别在SOFC和SOEC模式下工作的原理（氧离子传导型电解质）如图1-1所示。</w:t>
      </w:r>
    </w:p>
    <w:p w:rsidR="00BE559A" w:rsidRDefault="00BE559A" w:rsidP="00BE559A">
      <w:pPr>
        <w:jc w:val="center"/>
      </w:pPr>
      <w:r>
        <w:rPr>
          <w:noProof/>
        </w:rPr>
        <w:drawing>
          <wp:inline distT="0" distB="0" distL="0" distR="0">
            <wp:extent cx="5274310" cy="1949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74310" cy="1949450"/>
                    </a:xfrm>
                    <a:prstGeom prst="rect">
                      <a:avLst/>
                    </a:prstGeom>
                  </pic:spPr>
                </pic:pic>
              </a:graphicData>
            </a:graphic>
          </wp:inline>
        </w:drawing>
      </w:r>
    </w:p>
    <w:p w:rsidR="00BE559A" w:rsidRPr="00487401" w:rsidRDefault="00BE559A" w:rsidP="00BE559A">
      <w:pPr>
        <w:jc w:val="center"/>
      </w:pPr>
      <w:r>
        <w:rPr>
          <w:rFonts w:hint="eastAsia"/>
        </w:rPr>
        <w:t>图1</w:t>
      </w:r>
      <w:r>
        <w:t>-1 SOC</w:t>
      </w:r>
      <w:r>
        <w:rPr>
          <w:rFonts w:hint="eastAsia"/>
        </w:rPr>
        <w:t>固体氧化物电化学池原理</w:t>
      </w:r>
    </w:p>
    <w:p w:rsidR="00BE559A" w:rsidRDefault="00BE559A" w:rsidP="00BE559A">
      <w:pPr>
        <w:rPr>
          <w:b/>
        </w:rPr>
      </w:pPr>
      <w:r w:rsidRPr="001D24C0">
        <w:rPr>
          <w:rFonts w:hint="eastAsia"/>
          <w:b/>
        </w:rPr>
        <w:t>1.3.1固体氧化物燃料电池（SOFC）工作原理</w:t>
      </w:r>
      <w:r w:rsidRPr="001D24C0">
        <w:rPr>
          <w:b/>
        </w:rPr>
        <w:t xml:space="preserve"> </w:t>
      </w:r>
    </w:p>
    <w:p w:rsidR="00BE559A" w:rsidRDefault="00BE559A" w:rsidP="00BE559A">
      <w:pPr>
        <w:ind w:firstLine="420"/>
      </w:pPr>
      <w:r>
        <w:t>SOFC 模式下，向</w:t>
      </w:r>
      <w:r>
        <w:rPr>
          <w:rFonts w:hint="eastAsia"/>
        </w:rPr>
        <w:t>燃料极</w:t>
      </w:r>
      <w:del w:id="62" w:author="wangshaorong" w:date="2017-06-01T08:18:00Z">
        <w:r w:rsidDel="002B3B41">
          <w:rPr>
            <w:rFonts w:hint="eastAsia"/>
          </w:rPr>
          <w:delText>电极</w:delText>
        </w:r>
      </w:del>
      <w:r>
        <w:t>和氧电极分别通入氧化气体如氧气和燃料气体如H</w:t>
      </w:r>
      <w:r w:rsidRPr="00C44D66">
        <w:rPr>
          <w:vertAlign w:val="subscript"/>
        </w:rPr>
        <w:t>2</w:t>
      </w:r>
      <w:r>
        <w:t>或者 CH</w:t>
      </w:r>
      <w:r w:rsidRPr="00C44D66">
        <w:rPr>
          <w:vertAlign w:val="subscript"/>
        </w:rPr>
        <w:t>4</w:t>
      </w:r>
      <w:r>
        <w:t>时，在氧电极上，氧分子吸附解离后得到电子，被还原成氧离子：</w:t>
      </w:r>
    </w:p>
    <w:p w:rsidR="00BE559A" w:rsidRPr="00C44D66" w:rsidRDefault="00BE559A" w:rsidP="00BE559A">
      <w:pPr>
        <w:rPr>
          <w:sz w:val="28"/>
        </w:rPr>
      </w:pPr>
      <w:r>
        <w:rPr>
          <w:rFonts w:hint="eastAsia"/>
          <w:sz w:val="28"/>
        </w:rPr>
        <w:t xml:space="preserve">            </w:t>
      </w:r>
      <w:r>
        <w:rPr>
          <w:sz w:val="28"/>
        </w:rPr>
        <w:t xml:space="preserve">       </w:t>
      </w:r>
      <w:r>
        <w:rPr>
          <w:rFonts w:hint="eastAsia"/>
          <w:sz w:val="28"/>
        </w:rPr>
        <w:t xml:space="preserve">   </w:t>
      </w:r>
      <m:oMath>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+4</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up>
        </m:sSup>
        <m:r>
          <w:rPr>
            <w:rFonts w:ascii="Cambria Math" w:hAnsi="Cambria Math"/>
            <w:sz w:val="28"/>
          </w:rPr>
          <m:t>→2</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oMath>
      <w:r>
        <w:rPr>
          <w:sz w:val="28"/>
        </w:rPr>
        <w:tab/>
      </w:r>
      <w:r>
        <w:rPr>
          <w:sz w:val="28"/>
        </w:rPr>
        <w:tab/>
      </w:r>
      <w:r>
        <w:rPr>
          <w:sz w:val="28"/>
        </w:rPr>
        <w:tab/>
      </w:r>
      <w:r>
        <w:rPr>
          <w:sz w:val="28"/>
        </w:rPr>
        <w:tab/>
      </w:r>
      <w:r>
        <w:rPr>
          <w:sz w:val="28"/>
        </w:rPr>
        <w:tab/>
        <w:t xml:space="preserve">  </w:t>
      </w:r>
      <w:r>
        <w:rPr>
          <w:rFonts w:hint="eastAsia"/>
          <w:sz w:val="28"/>
        </w:rPr>
        <w:t>（1-1）</w:t>
      </w:r>
    </w:p>
    <w:p w:rsidR="00BE559A" w:rsidRPr="001D24C0" w:rsidRDefault="00BE559A" w:rsidP="00BE559A">
      <w:pPr>
        <w:ind w:firstLine="420"/>
        <w:rPr>
          <w:sz w:val="28"/>
        </w:rPr>
      </w:pPr>
      <w:r>
        <w:t>氧离子在氧浓度差的推动下，通过氧空位在电解质中传导至氢电极侧。在</w:t>
      </w:r>
      <w:r>
        <w:rPr>
          <w:rFonts w:hint="eastAsia"/>
        </w:rPr>
        <w:t>燃料极</w:t>
      </w:r>
      <w:del w:id="63" w:author="wangshaorong" w:date="2017-06-01T08:19:00Z">
        <w:r w:rsidDel="002B3B41">
          <w:rPr>
            <w:rFonts w:hint="eastAsia"/>
          </w:rPr>
          <w:delText>电极</w:delText>
        </w:r>
      </w:del>
      <w:r>
        <w:t>上，燃料气体与氧离子反应生成水，释放电子。释放的电子通过外电路回到氧电极，完成发电过</w:t>
      </w:r>
      <w:r>
        <w:lastRenderedPageBreak/>
        <w:t>程。以氢气为燃料时，</w:t>
      </w:r>
      <w:r>
        <w:rPr>
          <w:rFonts w:hint="eastAsia"/>
        </w:rPr>
        <w:t>燃料极</w:t>
      </w:r>
      <w:del w:id="64" w:author="wangshaorong" w:date="2017-06-01T08:19:00Z">
        <w:r w:rsidDel="002B3B41">
          <w:delText>电极</w:delText>
        </w:r>
      </w:del>
      <w:r>
        <w:t>所发生的反应为：</w:t>
      </w:r>
    </w:p>
    <w:p w:rsidR="00BE559A" w:rsidRPr="00C44D66" w:rsidRDefault="00BE559A" w:rsidP="00BE559A">
      <w:pPr>
        <w:ind w:left="2520"/>
        <w:rPr>
          <w:sz w:val="28"/>
        </w:rPr>
      </w:pPr>
      <m:oMath>
        <m:r>
          <w:rPr>
            <w:rFonts w:ascii="Cambria Math" w:hAnsi="Cambria Math"/>
            <w:sz w:val="28"/>
          </w:rPr>
          <m:t>2</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0+4</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up>
        </m:sSup>
      </m:oMath>
      <w:r>
        <w:rPr>
          <w:rFonts w:hint="eastAsia"/>
          <w:sz w:val="28"/>
        </w:rPr>
        <w:t xml:space="preserve">          </w:t>
      </w:r>
      <w:r>
        <w:rPr>
          <w:sz w:val="28"/>
        </w:rPr>
        <w:t xml:space="preserve">  </w:t>
      </w:r>
      <w:r>
        <w:rPr>
          <w:rFonts w:hint="eastAsia"/>
          <w:sz w:val="28"/>
        </w:rPr>
        <w:t>（1-</w:t>
      </w:r>
      <w:r>
        <w:rPr>
          <w:sz w:val="28"/>
        </w:rPr>
        <w:t>2</w:t>
      </w:r>
      <w:r>
        <w:rPr>
          <w:rFonts w:hint="eastAsia"/>
          <w:sz w:val="28"/>
        </w:rPr>
        <w:t>）</w:t>
      </w:r>
    </w:p>
    <w:p w:rsidR="00BE559A" w:rsidRPr="001D24C0" w:rsidRDefault="00BE559A" w:rsidP="00BE559A">
      <w:pPr>
        <w:ind w:firstLine="420"/>
        <w:rPr>
          <w:sz w:val="28"/>
        </w:rPr>
      </w:pPr>
      <w:r>
        <w:t>以氢气为燃料的电池总反应为：</w:t>
      </w:r>
    </w:p>
    <w:p w:rsidR="00BE559A" w:rsidRPr="00C44D66" w:rsidRDefault="00BE559A" w:rsidP="00BE559A">
      <w:pPr>
        <w:ind w:left="2520" w:firstLine="420"/>
        <w:rPr>
          <w:sz w:val="28"/>
        </w:rPr>
      </w:pPr>
      <m:oMath>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O</m:t>
        </m:r>
      </m:oMath>
      <w:r>
        <w:rPr>
          <w:rFonts w:hint="eastAsia"/>
          <w:sz w:val="28"/>
        </w:rPr>
        <w:t xml:space="preserve">              </w:t>
      </w:r>
      <w:r>
        <w:rPr>
          <w:sz w:val="28"/>
        </w:rPr>
        <w:t xml:space="preserve">  </w:t>
      </w:r>
      <w:r>
        <w:rPr>
          <w:rFonts w:hint="eastAsia"/>
          <w:sz w:val="28"/>
        </w:rPr>
        <w:t>（1-</w:t>
      </w:r>
      <w:r>
        <w:rPr>
          <w:sz w:val="28"/>
        </w:rPr>
        <w:t>3</w:t>
      </w:r>
      <w:r>
        <w:rPr>
          <w:rFonts w:hint="eastAsia"/>
          <w:sz w:val="28"/>
        </w:rPr>
        <w:t>）</w:t>
      </w:r>
    </w:p>
    <w:p w:rsidR="00BE559A" w:rsidRDefault="00BE559A" w:rsidP="00BE559A">
      <w:r>
        <w:tab/>
      </w:r>
      <w:r w:rsidRPr="001D24C0">
        <w:t>SOFC 的功能是</w:t>
      </w:r>
      <w:r w:rsidRPr="001D24C0">
        <w:rPr>
          <w:rFonts w:hint="eastAsia"/>
        </w:rPr>
        <w:t>将燃料电化学氧化所释放的化学能</w:t>
      </w:r>
      <w:r>
        <w:rPr>
          <w:rFonts w:hint="eastAsia"/>
        </w:rPr>
        <w:t>（</w:t>
      </w:r>
      <w:r>
        <w:rPr>
          <w:rFonts w:asciiTheme="minorEastAsia" w:hAnsiTheme="minorEastAsia" w:hint="eastAsia"/>
        </w:rPr>
        <w:t>△H</w:t>
      </w:r>
      <w:r>
        <w:rPr>
          <w:rFonts w:hint="eastAsia"/>
        </w:rPr>
        <w:t>）直接转变为电能，电池的理论电动势E</w:t>
      </w:r>
      <w:r>
        <w:t>N</w:t>
      </w:r>
      <w:r>
        <w:rPr>
          <w:rFonts w:hint="eastAsia"/>
        </w:rPr>
        <w:t>由电化学反应的吉布斯自由能变化量（</w:t>
      </w:r>
      <w:r>
        <w:rPr>
          <w:rFonts w:asciiTheme="minorEastAsia" w:hAnsiTheme="minorEastAsia" w:hint="eastAsia"/>
        </w:rPr>
        <w:t>△G</w:t>
      </w:r>
      <w:r>
        <w:rPr>
          <w:rFonts w:hint="eastAsia"/>
        </w:rPr>
        <w:t>）决定：</w:t>
      </w:r>
    </w:p>
    <w:p w:rsidR="00BE559A" w:rsidRPr="001D24C0" w:rsidRDefault="00D04473" w:rsidP="00BE559A">
      <w:pPr>
        <w:ind w:left="2520" w:firstLine="420"/>
        <w:rPr>
          <w:sz w:val="28"/>
        </w:rPr>
      </w:pPr>
      <m:oMath>
        <m:sSub>
          <m:sSubPr>
            <m:ctrlPr>
              <w:rPr>
                <w:rFonts w:ascii="Cambria Math" w:hAnsi="Cambria Math"/>
                <w:i/>
                <w:sz w:val="28"/>
              </w:rPr>
            </m:ctrlPr>
          </m:sSubPr>
          <m:e>
            <m:r>
              <w:rPr>
                <w:rFonts w:ascii="Cambria Math" w:hAnsi="Cambria Math"/>
                <w:sz w:val="28"/>
              </w:rPr>
              <m:t>E</m:t>
            </m:r>
          </m:e>
          <m:sub>
            <m:r>
              <w:rPr>
                <w:rFonts w:ascii="Cambria Math" w:hAnsi="Cambria Math"/>
                <w:sz w:val="28"/>
              </w:rPr>
              <m:t>N</m:t>
            </m:r>
          </m:sub>
        </m:sSub>
        <m:r>
          <w:rPr>
            <w:rFonts w:ascii="Cambria Math" w:hAnsi="Cambria Math"/>
            <w:sz w:val="28"/>
          </w:rPr>
          <m:t>=-</m:t>
        </m:r>
        <m:f>
          <m:fPr>
            <m:ctrlPr>
              <w:rPr>
                <w:rFonts w:ascii="Cambria Math" w:hAnsi="Cambria Math"/>
                <w:i/>
                <w:sz w:val="28"/>
              </w:rPr>
            </m:ctrlPr>
          </m:fPr>
          <m:num>
            <m:r>
              <w:rPr>
                <w:rFonts w:ascii="Cambria Math" w:hAnsi="Cambria Math"/>
                <w:sz w:val="28"/>
              </w:rPr>
              <m:t>ΔG</m:t>
            </m:r>
          </m:num>
          <m:den>
            <m:r>
              <w:rPr>
                <w:rFonts w:ascii="Cambria Math" w:hAnsi="Cambria Math"/>
                <w:sz w:val="28"/>
              </w:rPr>
              <m:t>nF</m:t>
            </m:r>
          </m:den>
        </m:f>
        <m:r>
          <w:rPr>
            <w:rFonts w:ascii="Cambria Math" w:hAnsi="Cambria Math"/>
            <w:sz w:val="28"/>
          </w:rPr>
          <m:t>=-</m:t>
        </m:r>
        <m:f>
          <m:fPr>
            <m:ctrlPr>
              <w:rPr>
                <w:rFonts w:ascii="Cambria Math" w:hAnsi="Cambria Math"/>
                <w:i/>
                <w:sz w:val="28"/>
              </w:rPr>
            </m:ctrlPr>
          </m:fPr>
          <m:num>
            <m:r>
              <w:rPr>
                <w:rFonts w:ascii="Cambria Math" w:hAnsi="Cambria Math"/>
                <w:sz w:val="28"/>
              </w:rPr>
              <m:t>ΔH-TΔS</m:t>
            </m:r>
          </m:num>
          <m:den>
            <m:r>
              <w:rPr>
                <w:rFonts w:ascii="Cambria Math" w:hAnsi="Cambria Math"/>
                <w:sz w:val="28"/>
              </w:rPr>
              <m:t>nF</m:t>
            </m:r>
          </m:den>
        </m:f>
      </m:oMath>
      <w:r w:rsidR="00BE559A">
        <w:rPr>
          <w:rFonts w:hint="eastAsia"/>
          <w:sz w:val="28"/>
        </w:rPr>
        <w:t xml:space="preserve">             （1-</w:t>
      </w:r>
      <w:r w:rsidR="00BE559A">
        <w:rPr>
          <w:sz w:val="28"/>
        </w:rPr>
        <w:t>4</w:t>
      </w:r>
      <w:r w:rsidR="00BE559A">
        <w:rPr>
          <w:rFonts w:hint="eastAsia"/>
          <w:sz w:val="28"/>
        </w:rPr>
        <w:t>）</w:t>
      </w:r>
    </w:p>
    <w:p w:rsidR="00BE559A" w:rsidRDefault="00BE559A" w:rsidP="00BE559A">
      <w:pPr>
        <w:rPr>
          <w:b/>
        </w:rPr>
      </w:pPr>
      <w:r w:rsidRPr="001D24C0">
        <w:rPr>
          <w:rFonts w:hint="eastAsia"/>
          <w:b/>
        </w:rPr>
        <w:t>1.3.</w:t>
      </w:r>
      <w:r>
        <w:rPr>
          <w:b/>
        </w:rPr>
        <w:t>2</w:t>
      </w:r>
      <w:r w:rsidRPr="001D24C0">
        <w:rPr>
          <w:rFonts w:hint="eastAsia"/>
          <w:b/>
        </w:rPr>
        <w:t>固体氧化物</w:t>
      </w:r>
      <w:r>
        <w:rPr>
          <w:rFonts w:hint="eastAsia"/>
          <w:b/>
        </w:rPr>
        <w:t>电解池</w:t>
      </w:r>
      <w:r w:rsidRPr="001D24C0">
        <w:rPr>
          <w:rFonts w:hint="eastAsia"/>
          <w:b/>
        </w:rPr>
        <w:t>（</w:t>
      </w:r>
      <w:r>
        <w:rPr>
          <w:rFonts w:hint="eastAsia"/>
          <w:b/>
        </w:rPr>
        <w:t>SOE</w:t>
      </w:r>
      <w:r w:rsidRPr="001D24C0">
        <w:rPr>
          <w:rFonts w:hint="eastAsia"/>
          <w:b/>
        </w:rPr>
        <w:t>C）工作原理</w:t>
      </w:r>
      <w:r w:rsidRPr="001D24C0">
        <w:rPr>
          <w:b/>
        </w:rPr>
        <w:t xml:space="preserve"> </w:t>
      </w:r>
    </w:p>
    <w:p w:rsidR="00BE559A" w:rsidRDefault="00BE559A" w:rsidP="00BE559A">
      <w:r>
        <w:tab/>
      </w:r>
      <w:r>
        <w:rPr>
          <w:rFonts w:hint="eastAsia"/>
        </w:rPr>
        <w:t>类似的，</w:t>
      </w:r>
      <w:r>
        <w:t>SOEC 进行水或 CO</w:t>
      </w:r>
      <w:r w:rsidRPr="002B3B41">
        <w:rPr>
          <w:vertAlign w:val="subscript"/>
          <w:rPrChange w:id="65" w:author="wangshaorong" w:date="2017-06-01T08:19:00Z">
            <w:rPr/>
          </w:rPrChange>
        </w:rPr>
        <w:t>2</w:t>
      </w:r>
      <w:r>
        <w:rPr>
          <w:rFonts w:hint="eastAsia"/>
        </w:rPr>
        <w:t>电解时，所需的最小电压也由此方程决定。这意味着工作温度越高，</w:t>
      </w:r>
      <w:r>
        <w:t>SOFC 的电动势越低，而相应的在 SOEC 中，电解所需的</w:t>
      </w:r>
      <w:r>
        <w:rPr>
          <w:rFonts w:hint="eastAsia"/>
        </w:rPr>
        <w:t>电压也越低，进行等量的水或</w:t>
      </w:r>
      <w:r>
        <w:t xml:space="preserve"> CO</w:t>
      </w:r>
      <w:r w:rsidRPr="002B3B41">
        <w:rPr>
          <w:vertAlign w:val="subscript"/>
          <w:rPrChange w:id="66" w:author="wangshaorong" w:date="2017-06-01T08:19:00Z">
            <w:rPr/>
          </w:rPrChange>
        </w:rPr>
        <w:t>2</w:t>
      </w:r>
      <w:r>
        <w:rPr>
          <w:rFonts w:hint="eastAsia"/>
        </w:rPr>
        <w:t>电解，高温工作的</w:t>
      </w:r>
      <w:r>
        <w:t xml:space="preserve"> SOEC 比低温电解消耗的</w:t>
      </w:r>
      <w:r>
        <w:rPr>
          <w:rFonts w:hint="eastAsia"/>
        </w:rPr>
        <w:t>电能更少。同时，在高温下电解池的电解质离子电导率和电极的电子电导率都会明显提高，而导致电解池的欧姆电阻降低，电极过电位也随温度升高而降低，因</w:t>
      </w:r>
      <w:r w:rsidRPr="00C44D66">
        <w:rPr>
          <w:rFonts w:hint="eastAsia"/>
        </w:rPr>
        <w:t>此能量损耗更小</w:t>
      </w:r>
      <w:r w:rsidRPr="004D2208">
        <w:rPr>
          <w:rFonts w:hint="eastAsia"/>
          <w:vertAlign w:val="superscript"/>
        </w:rPr>
        <w:t>[</w:t>
      </w:r>
      <w:r w:rsidRPr="004D2208">
        <w:rPr>
          <w:vertAlign w:val="superscript"/>
        </w:rPr>
        <w:t>11</w:t>
      </w:r>
      <w:r w:rsidRPr="004D2208">
        <w:rPr>
          <w:rFonts w:hint="eastAsia"/>
          <w:vertAlign w:val="superscript"/>
        </w:rPr>
        <w:t>]</w:t>
      </w:r>
      <w:r>
        <w:rPr>
          <w:rFonts w:hint="eastAsia"/>
        </w:rPr>
        <w:t>。</w:t>
      </w:r>
    </w:p>
    <w:p w:rsidR="00BE559A" w:rsidRDefault="00BE559A" w:rsidP="00BE559A">
      <w:r>
        <w:tab/>
        <w:t>SOEC 主体部分由阴极、阳极以及电解质组成，多孔的 SOEC 阴极和阳极附</w:t>
      </w:r>
      <w:r>
        <w:rPr>
          <w:rFonts w:hint="eastAsia"/>
        </w:rPr>
        <w:t>着在致密电解质的两侧。根据电解质传导荷载类型的不同，将</w:t>
      </w:r>
      <w:r>
        <w:t xml:space="preserve"> SOEC 分为氧离子</w:t>
      </w:r>
      <w:r>
        <w:rPr>
          <w:rFonts w:hint="eastAsia"/>
        </w:rPr>
        <w:t>型</w:t>
      </w:r>
      <w:r>
        <w:t xml:space="preserve"> SOEC 和质子型 </w:t>
      </w:r>
    </w:p>
    <w:p w:rsidR="00BE559A" w:rsidRPr="004D2208" w:rsidDel="002B3B41" w:rsidRDefault="00BE559A" w:rsidP="00BE559A">
      <w:pPr>
        <w:rPr>
          <w:del w:id="67" w:author="wangshaorong" w:date="2017-06-01T08:20:00Z"/>
          <w:vertAlign w:val="superscript"/>
        </w:rPr>
      </w:pPr>
      <w:r>
        <w:t>SOEC</w:t>
      </w:r>
      <w:r w:rsidRPr="004D2208">
        <w:rPr>
          <w:vertAlign w:val="superscript"/>
        </w:rPr>
        <w:t>[12]</w:t>
      </w:r>
      <w:r>
        <w:rPr>
          <w:rFonts w:hint="eastAsia"/>
        </w:rPr>
        <w:t>。本文的研究工作只要以氧化钇稳定氧化锆</w:t>
      </w:r>
      <w:r>
        <w:t>(YSZ)作</w:t>
      </w:r>
      <w:r>
        <w:rPr>
          <w:rFonts w:hint="eastAsia"/>
        </w:rPr>
        <w:t>为电解质，</w:t>
      </w:r>
      <w:r>
        <w:t>YSZ 是一种氧离子导体，因此主要介绍氧离子型 SOEC 的工作原理。</w:t>
      </w:r>
      <w:r>
        <w:rPr>
          <w:rFonts w:hint="eastAsia"/>
        </w:rPr>
        <w:t>以电解</w:t>
      </w:r>
      <w:r>
        <w:t xml:space="preserve"> H</w:t>
      </w:r>
      <w:r w:rsidRPr="004D2208">
        <w:rPr>
          <w:vertAlign w:val="subscript"/>
        </w:rPr>
        <w:t>2</w:t>
      </w:r>
      <w:r>
        <w:t>O 为例，SOEC 在较高温度下工作，通过外部施加的电能，H</w:t>
      </w:r>
      <w:r w:rsidRPr="004D2208">
        <w:rPr>
          <w:vertAlign w:val="subscript"/>
        </w:rPr>
        <w:t>2</w:t>
      </w:r>
      <w:r>
        <w:t>O 在电</w:t>
      </w:r>
      <w:r>
        <w:rPr>
          <w:rFonts w:hint="eastAsia"/>
        </w:rPr>
        <w:t>解池阴极三相反应区</w:t>
      </w:r>
      <w:r>
        <w:t>(TPB)吸附和解离，水蒸气被还原为 H</w:t>
      </w:r>
      <w:r w:rsidRPr="002B3B41">
        <w:rPr>
          <w:vertAlign w:val="subscript"/>
          <w:rPrChange w:id="68" w:author="wangshaorong" w:date="2017-06-01T08:20:00Z">
            <w:rPr>
              <w:vertAlign w:val="superscript"/>
            </w:rPr>
          </w:rPrChange>
        </w:rPr>
        <w:t>2</w:t>
      </w:r>
      <w:r>
        <w:rPr>
          <w:rFonts w:hint="eastAsia"/>
        </w:rPr>
        <w:t>并生成</w:t>
      </w:r>
      <w:r>
        <w:t xml:space="preserve"> O</w:t>
      </w:r>
      <w:r w:rsidRPr="004D2208">
        <w:rPr>
          <w:vertAlign w:val="superscript"/>
        </w:rPr>
        <w:t>2-</w:t>
      </w:r>
      <w:r>
        <w:rPr>
          <w:rFonts w:hint="eastAsia"/>
        </w:rPr>
        <w:t>，</w:t>
      </w:r>
      <w:r>
        <w:t>O</w:t>
      </w:r>
      <w:r w:rsidRPr="002B3B41">
        <w:rPr>
          <w:vertAlign w:val="superscript"/>
          <w:rPrChange w:id="69" w:author="wangshaorong" w:date="2017-06-01T08:20:00Z">
            <w:rPr/>
          </w:rPrChange>
        </w:rPr>
        <w:t>2-</w:t>
      </w:r>
      <w:r>
        <w:rPr>
          <w:rFonts w:hint="eastAsia"/>
        </w:rPr>
        <w:t>通过氧离子导体输运到</w:t>
      </w:r>
      <w:r>
        <w:t xml:space="preserve"> SOEC 阳极，在阳极处 O</w:t>
      </w:r>
      <w:r w:rsidRPr="004D2208">
        <w:rPr>
          <w:vertAlign w:val="superscript"/>
        </w:rPr>
        <w:t>2-</w:t>
      </w:r>
      <w:r>
        <w:rPr>
          <w:rFonts w:hint="eastAsia"/>
        </w:rPr>
        <w:t>被氧化为</w:t>
      </w:r>
      <w:r>
        <w:t>O</w:t>
      </w:r>
      <w:r w:rsidRPr="002B3B41">
        <w:rPr>
          <w:vertAlign w:val="subscript"/>
          <w:rPrChange w:id="70" w:author="wangshaorong" w:date="2017-06-01T08:20:00Z">
            <w:rPr>
              <w:vertAlign w:val="superscript"/>
            </w:rPr>
          </w:rPrChange>
        </w:rPr>
        <w:t>2</w:t>
      </w:r>
    </w:p>
    <w:p w:rsidR="00BE559A" w:rsidRDefault="00BE559A" w:rsidP="00BE559A">
      <w:r>
        <w:rPr>
          <w:rFonts w:hint="eastAsia"/>
        </w:rPr>
        <w:t>并释放</w:t>
      </w:r>
      <w:r w:rsidRPr="004D2208">
        <w:rPr>
          <w:vertAlign w:val="superscript"/>
        </w:rPr>
        <w:t>[13]</w:t>
      </w:r>
      <w:r>
        <w:rPr>
          <w:rFonts w:hint="eastAsia"/>
        </w:rPr>
        <w:t>。</w:t>
      </w:r>
      <w:r>
        <w:t>1-2为氧离子型 SOEC 高温电解CO</w:t>
      </w:r>
      <w:r w:rsidRPr="002B3B41">
        <w:rPr>
          <w:vertAlign w:val="subscript"/>
          <w:rPrChange w:id="71" w:author="wangshaorong" w:date="2017-06-01T08:20:00Z">
            <w:rPr/>
          </w:rPrChange>
        </w:rPr>
        <w:t>2</w:t>
      </w:r>
      <w:r>
        <w:rPr>
          <w:rFonts w:hint="eastAsia"/>
        </w:rPr>
        <w:t>的示意图。</w:t>
      </w:r>
    </w:p>
    <w:p w:rsidR="00BE559A" w:rsidRDefault="00BE559A" w:rsidP="00BE559A">
      <w:pPr>
        <w:jc w:val="center"/>
      </w:pPr>
      <w:r>
        <w:rPr>
          <w:noProof/>
        </w:rPr>
        <w:lastRenderedPageBreak/>
        <w:drawing>
          <wp:inline distT="0" distB="0" distL="0" distR="0">
            <wp:extent cx="3825572" cy="275105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825572" cy="2751058"/>
                    </a:xfrm>
                    <a:prstGeom prst="rect">
                      <a:avLst/>
                    </a:prstGeom>
                  </pic:spPr>
                </pic:pic>
              </a:graphicData>
            </a:graphic>
          </wp:inline>
        </w:drawing>
      </w:r>
    </w:p>
    <w:p w:rsidR="00D32FFF" w:rsidRDefault="00D32FFF" w:rsidP="00BE559A">
      <w:pPr>
        <w:jc w:val="center"/>
      </w:pPr>
      <w:r>
        <w:rPr>
          <w:rFonts w:hint="eastAsia"/>
        </w:rPr>
        <w:t xml:space="preserve">图1-2 </w:t>
      </w:r>
      <w:r>
        <w:t>SOEC 高温电解CO</w:t>
      </w:r>
      <w:r w:rsidRPr="002B3B41">
        <w:rPr>
          <w:vertAlign w:val="subscript"/>
          <w:rPrChange w:id="72" w:author="wangshaorong" w:date="2017-06-01T08:20:00Z">
            <w:rPr/>
          </w:rPrChange>
        </w:rPr>
        <w:t>2</w:t>
      </w:r>
    </w:p>
    <w:p w:rsidR="00BE559A" w:rsidRDefault="00BE559A" w:rsidP="00BE559A">
      <w:pPr>
        <w:ind w:firstLine="420"/>
      </w:pPr>
      <w:r>
        <w:t>SOEC 模式下，向</w:t>
      </w:r>
      <w:r>
        <w:rPr>
          <w:rFonts w:hint="eastAsia"/>
        </w:rPr>
        <w:t>燃料极</w:t>
      </w:r>
      <w:del w:id="73" w:author="wangshaorong" w:date="2017-06-01T08:20:00Z">
        <w:r w:rsidDel="002B3B41">
          <w:rPr>
            <w:rFonts w:hint="eastAsia"/>
          </w:rPr>
          <w:delText>电极</w:delText>
        </w:r>
      </w:del>
      <w:r>
        <w:t>通入</w:t>
      </w:r>
      <w:r>
        <w:rPr>
          <w:rFonts w:hint="eastAsia"/>
        </w:rPr>
        <w:t>CO</w:t>
      </w:r>
      <w:r w:rsidRPr="00BB5336">
        <w:rPr>
          <w:rFonts w:hint="eastAsia"/>
          <w:vertAlign w:val="subscript"/>
        </w:rPr>
        <w:t>2</w:t>
      </w:r>
      <w:r>
        <w:t>，</w:t>
      </w:r>
      <w:r>
        <w:rPr>
          <w:rFonts w:hint="eastAsia"/>
        </w:rPr>
        <w:t>C</w:t>
      </w:r>
      <w:r>
        <w:t>O</w:t>
      </w:r>
      <w:r w:rsidRPr="00BB5336">
        <w:rPr>
          <w:vertAlign w:val="subscript"/>
        </w:rPr>
        <w:t>2</w:t>
      </w:r>
      <w:r>
        <w:t>分子得到电子，被还原成CO</w:t>
      </w:r>
      <w:r>
        <w:rPr>
          <w:rFonts w:hint="eastAsia"/>
        </w:rPr>
        <w:t>和</w:t>
      </w:r>
      <w:r>
        <w:t>氧离子：</w:t>
      </w:r>
    </w:p>
    <w:p w:rsidR="00BE559A" w:rsidRPr="00BB5336" w:rsidRDefault="00BE559A" w:rsidP="00BE559A"/>
    <w:p w:rsidR="00BE559A" w:rsidRPr="00BB5336" w:rsidRDefault="00BE559A" w:rsidP="00BE559A">
      <w:pPr>
        <w:rPr>
          <w:sz w:val="28"/>
        </w:rPr>
      </w:pPr>
      <m:oMathPara>
        <m:oMath>
          <m:r>
            <w:rPr>
              <w:rFonts w:ascii="Cambria Math" w:hAnsi="Cambria Math"/>
              <w:sz w:val="28"/>
            </w:rPr>
            <m:t>C</m:t>
          </m:r>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+2</m:t>
          </m:r>
          <m:sSup>
            <m:sSupPr>
              <m:ctrlPr>
                <w:rPr>
                  <w:rFonts w:ascii="Cambria Math" w:hAnsi="Cambria Math"/>
                  <w:i/>
                  <w:sz w:val="28"/>
                </w:rPr>
              </m:ctrlPr>
            </m:sSupPr>
            <m:e>
              <m:r>
                <w:rPr>
                  <w:rFonts w:ascii="Cambria Math" w:hAnsi="Cambria Math"/>
                  <w:sz w:val="28"/>
                </w:rPr>
                <m:t>ⅇ</m:t>
              </m:r>
            </m:e>
            <m:sup>
              <m:r>
                <w:rPr>
                  <w:rFonts w:ascii="Cambria Math" w:hAnsi="Cambria Math"/>
                  <w:sz w:val="28"/>
                </w:rPr>
                <m:t>-</m:t>
              </m:r>
            </m:sup>
          </m:sSup>
          <m:r>
            <w:rPr>
              <w:rFonts w:ascii="Cambria Math" w:hAnsi="Cambria Math"/>
              <w:sz w:val="28"/>
            </w:rPr>
            <m:t>→CO+</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oMath>
      </m:oMathPara>
    </w:p>
    <w:p w:rsidR="00BE559A" w:rsidRPr="00BB5336" w:rsidRDefault="00BE559A" w:rsidP="00BE559A">
      <w:pPr>
        <w:ind w:firstLine="420"/>
      </w:pPr>
      <w:r w:rsidRPr="00BB5336">
        <w:rPr>
          <w:rFonts w:hint="eastAsia"/>
        </w:rPr>
        <w:t>氧离子通过电解质在氧气</w:t>
      </w:r>
      <w:proofErr w:type="gramStart"/>
      <w:r w:rsidRPr="00BB5336">
        <w:rPr>
          <w:rFonts w:hint="eastAsia"/>
        </w:rPr>
        <w:t>极失去</w:t>
      </w:r>
      <w:proofErr w:type="gramEnd"/>
      <w:r w:rsidRPr="00BB5336">
        <w:rPr>
          <w:rFonts w:hint="eastAsia"/>
        </w:rPr>
        <w:t>电子，被氧化成氧气：</w:t>
      </w:r>
    </w:p>
    <w:p w:rsidR="00BE559A" w:rsidRPr="00BB5336" w:rsidRDefault="00D04473" w:rsidP="00BE559A">
      <w:pPr>
        <w:rPr>
          <w:sz w:val="28"/>
        </w:rPr>
      </w:pPr>
      <m:oMathPara>
        <m:oMath>
          <m:sSup>
            <m:sSupPr>
              <m:ctrlPr>
                <w:rPr>
                  <w:rFonts w:ascii="Cambria Math" w:hAnsi="Cambria Math"/>
                  <w:i/>
                  <w:sz w:val="28"/>
                </w:rPr>
              </m:ctrlPr>
            </m:sSupPr>
            <m:e>
              <m:r>
                <w:rPr>
                  <w:rFonts w:ascii="Cambria Math" w:hAnsi="Cambria Math"/>
                  <w:sz w:val="28"/>
                </w:rPr>
                <m:t>0</m:t>
              </m:r>
            </m:e>
            <m:sup>
              <m:r>
                <w:rPr>
                  <w:rFonts w:ascii="Cambria Math" w:hAnsi="Cambria Math"/>
                  <w:sz w:val="28"/>
                </w:rPr>
                <m:t>2-</m:t>
              </m:r>
            </m:sup>
          </m:sSup>
          <m:r>
            <w:rPr>
              <w:rFonts w:ascii="Cambria Math" w:hAnsi="Cambria Math"/>
              <w:sz w:val="28"/>
            </w:rPr>
            <m:t>-2</m:t>
          </m:r>
          <m:sSup>
            <m:sSupPr>
              <m:ctrlPr>
                <w:rPr>
                  <w:rFonts w:ascii="Cambria Math" w:hAnsi="Cambria Math"/>
                  <w:i/>
                  <w:sz w:val="28"/>
                </w:rPr>
              </m:ctrlPr>
            </m:sSupPr>
            <m:e>
              <m:r>
                <w:rPr>
                  <w:rFonts w:ascii="Cambria Math" w:hAnsi="Cambria Math"/>
                  <w:sz w:val="28"/>
                </w:rPr>
                <m:t>ⅇ</m:t>
              </m:r>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oMath>
      </m:oMathPara>
    </w:p>
    <w:p w:rsidR="00BE559A" w:rsidRPr="00BB5336" w:rsidRDefault="00BE559A" w:rsidP="00BE559A">
      <w:pPr>
        <w:ind w:firstLine="420"/>
      </w:pPr>
      <w:r>
        <w:rPr>
          <w:rFonts w:hint="eastAsia"/>
        </w:rPr>
        <w:t>SOEC</w:t>
      </w:r>
      <w:r w:rsidRPr="00BB5336">
        <w:rPr>
          <w:rFonts w:hint="eastAsia"/>
        </w:rPr>
        <w:t>电解CO</w:t>
      </w:r>
      <w:r w:rsidRPr="00BB5336">
        <w:rPr>
          <w:rFonts w:hint="eastAsia"/>
          <w:vertAlign w:val="subscript"/>
        </w:rPr>
        <w:t>2</w:t>
      </w:r>
      <w:r>
        <w:rPr>
          <w:rFonts w:hint="eastAsia"/>
        </w:rPr>
        <w:t>总反应：</w:t>
      </w:r>
    </w:p>
    <w:p w:rsidR="00BE559A" w:rsidRPr="00BB5336" w:rsidRDefault="00BE559A" w:rsidP="00BE559A">
      <w:pPr>
        <w:rPr>
          <w:sz w:val="28"/>
        </w:rPr>
      </w:pPr>
      <m:oMathPara>
        <m:oMath>
          <m:r>
            <w:rPr>
              <w:rFonts w:ascii="Cambria Math" w:hAnsi="Cambria Math"/>
              <w:sz w:val="28"/>
            </w:rPr>
            <m:t>C</m:t>
          </m:r>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→CO+</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oMath>
      </m:oMathPara>
    </w:p>
    <w:p w:rsidR="00BE559A" w:rsidRDefault="00BE559A" w:rsidP="00BE559A">
      <w:pPr>
        <w:rPr>
          <w:b/>
          <w:sz w:val="24"/>
        </w:rPr>
      </w:pPr>
      <w:r>
        <w:rPr>
          <w:rFonts w:hint="eastAsia"/>
          <w:sz w:val="24"/>
        </w:rPr>
        <w:t>1.4</w:t>
      </w:r>
      <w:r w:rsidRPr="00487401">
        <w:rPr>
          <w:rFonts w:hint="eastAsia"/>
          <w:b/>
          <w:sz w:val="24"/>
        </w:rPr>
        <w:t>固体氧化物电化学池（SOC）</w:t>
      </w:r>
      <w:r>
        <w:rPr>
          <w:rFonts w:hint="eastAsia"/>
          <w:b/>
          <w:sz w:val="24"/>
        </w:rPr>
        <w:t>的材料</w:t>
      </w:r>
    </w:p>
    <w:p w:rsidR="00BE559A" w:rsidRPr="00D12C3D" w:rsidRDefault="00BE559A" w:rsidP="00BE559A">
      <w:r w:rsidRPr="00D12C3D">
        <w:tab/>
      </w:r>
      <w:r w:rsidRPr="00D12C3D">
        <w:rPr>
          <w:rFonts w:hint="eastAsia"/>
        </w:rPr>
        <w:t>固体氧化物电化学池（SOC）</w:t>
      </w:r>
      <w:r>
        <w:rPr>
          <w:rFonts w:hint="eastAsia"/>
        </w:rPr>
        <w:t>主要</w:t>
      </w:r>
      <w:del w:id="74" w:author="wangshaorong" w:date="2017-06-01T08:21:00Z">
        <w:r w:rsidDel="002B3B41">
          <w:rPr>
            <w:rFonts w:hint="eastAsia"/>
          </w:rPr>
          <w:delText>有</w:delText>
        </w:r>
      </w:del>
      <w:ins w:id="75" w:author="wangshaorong" w:date="2017-06-01T08:21:00Z">
        <w:r w:rsidR="002B3B41">
          <w:rPr>
            <w:rFonts w:hint="eastAsia"/>
          </w:rPr>
          <w:t>由</w:t>
        </w:r>
      </w:ins>
      <w:r>
        <w:rPr>
          <w:rFonts w:hint="eastAsia"/>
        </w:rPr>
        <w:t>电解质、燃料极</w:t>
      </w:r>
      <w:del w:id="76" w:author="wangshaorong" w:date="2017-06-01T08:21:00Z">
        <w:r w:rsidDel="002B3B41">
          <w:rPr>
            <w:rFonts w:hint="eastAsia"/>
          </w:rPr>
          <w:delText>电极</w:delText>
        </w:r>
      </w:del>
      <w:r>
        <w:rPr>
          <w:rFonts w:hint="eastAsia"/>
        </w:rPr>
        <w:t>材料、氧气极</w:t>
      </w:r>
      <w:del w:id="77" w:author="wangshaorong" w:date="2017-06-01T08:21:00Z">
        <w:r w:rsidDel="002B3B41">
          <w:rPr>
            <w:rFonts w:hint="eastAsia"/>
          </w:rPr>
          <w:delText>电极</w:delText>
        </w:r>
      </w:del>
      <w:r>
        <w:rPr>
          <w:rFonts w:hint="eastAsia"/>
        </w:rPr>
        <w:t>材料三部分组成。其中电极是电化学反应的场所，能够传递在电化学反应中所产生的电子，是一个多孔结构，方便输送反应和生成的气体。电解质的功能是起到传导离子的功能，是一个致密结构能够隔绝燃料极、氧气极的气体。</w:t>
      </w:r>
    </w:p>
    <w:p w:rsidR="00BE559A" w:rsidRDefault="00BE559A" w:rsidP="00BE559A">
      <w:pPr>
        <w:rPr>
          <w:b/>
          <w:sz w:val="24"/>
        </w:rPr>
      </w:pPr>
      <w:r>
        <w:t>1.4.1</w:t>
      </w:r>
      <w:r w:rsidRPr="00487401">
        <w:rPr>
          <w:rFonts w:hint="eastAsia"/>
          <w:b/>
          <w:sz w:val="24"/>
        </w:rPr>
        <w:t>固体氧化物电化学池（SOC）</w:t>
      </w:r>
      <w:r>
        <w:rPr>
          <w:rFonts w:hint="eastAsia"/>
          <w:b/>
          <w:sz w:val="24"/>
        </w:rPr>
        <w:t>的电解质</w:t>
      </w:r>
    </w:p>
    <w:p w:rsidR="00BE559A" w:rsidRDefault="00BE559A" w:rsidP="00BE559A">
      <w:r>
        <w:rPr>
          <w:b/>
          <w:sz w:val="24"/>
        </w:rPr>
        <w:tab/>
      </w:r>
      <w:r w:rsidRPr="00A37F8B">
        <w:rPr>
          <w:rFonts w:hint="eastAsia"/>
        </w:rPr>
        <w:t>固体电解质材料的选择对于</w:t>
      </w:r>
      <w:r>
        <w:t>SOEC</w:t>
      </w:r>
      <w:r w:rsidRPr="00A37F8B">
        <w:t>十分关键，是SOEC的核心，因为确定</w:t>
      </w:r>
      <w:r w:rsidRPr="00A37F8B">
        <w:rPr>
          <w:rFonts w:hint="eastAsia"/>
        </w:rPr>
        <w:t>了电解</w:t>
      </w:r>
      <w:r>
        <w:rPr>
          <w:rFonts w:hint="eastAsia"/>
        </w:rPr>
        <w:t>质材</w:t>
      </w:r>
      <w:r>
        <w:rPr>
          <w:rFonts w:hint="eastAsia"/>
        </w:rPr>
        <w:lastRenderedPageBreak/>
        <w:t>料，才能够从热膨胀系数、化学相容性等角度选择合适的电极材料，所以SOC的电解质在选择上有如下几点需要满足：</w:t>
      </w:r>
    </w:p>
    <w:p w:rsidR="00BE559A" w:rsidRDefault="00BE559A" w:rsidP="00BE559A">
      <w:pPr>
        <w:pStyle w:val="a5"/>
        <w:numPr>
          <w:ilvl w:val="0"/>
          <w:numId w:val="2"/>
        </w:numPr>
        <w:ind w:firstLineChars="0"/>
      </w:pPr>
      <w:r>
        <w:rPr>
          <w:rFonts w:hint="eastAsia"/>
        </w:rPr>
        <w:t>致密性：</w:t>
      </w:r>
      <w:r>
        <w:t>电解质膜必须高度致密，完全隔绝还原与氧化气体，同时具有一定的机械强度，在电池制备和操作条件下不会开裂。</w:t>
      </w:r>
    </w:p>
    <w:p w:rsidR="00BE559A" w:rsidRDefault="00BE559A" w:rsidP="00BE559A">
      <w:pPr>
        <w:pStyle w:val="a5"/>
        <w:numPr>
          <w:ilvl w:val="0"/>
          <w:numId w:val="2"/>
        </w:numPr>
        <w:ind w:firstLineChars="0"/>
      </w:pPr>
      <w:r>
        <w:t>电导率：电解质有高的离子电导率，低的电子电导率。</w:t>
      </w:r>
    </w:p>
    <w:p w:rsidR="00BE559A" w:rsidRDefault="00BE559A" w:rsidP="00BE559A">
      <w:pPr>
        <w:pStyle w:val="a5"/>
        <w:numPr>
          <w:ilvl w:val="0"/>
          <w:numId w:val="2"/>
        </w:numPr>
        <w:ind w:firstLineChars="0"/>
      </w:pPr>
      <w:r>
        <w:t>相容性：电解质与电池其它部件材料具有化学相容性，不发生界面扩散，热膨胀系数相匹配。</w:t>
      </w:r>
    </w:p>
    <w:p w:rsidR="00BE559A" w:rsidRDefault="00BE559A" w:rsidP="00BE559A">
      <w:pPr>
        <w:pStyle w:val="a5"/>
        <w:numPr>
          <w:ilvl w:val="0"/>
          <w:numId w:val="2"/>
        </w:numPr>
        <w:ind w:firstLineChars="0"/>
      </w:pPr>
      <w:r>
        <w:t>稳定性：电解质在高温氧化、还原气氛中，结构、尺寸、形貌等具有良好的稳定性。</w:t>
      </w:r>
    </w:p>
    <w:p w:rsidR="00BE559A" w:rsidRDefault="00BE559A" w:rsidP="00BE559A">
      <w:pPr>
        <w:ind w:firstLine="420"/>
      </w:pPr>
      <w:r>
        <w:t>根据电解质的导电离子不同，可以分为氧离子导体电解质和质子导体电解质，目前SOC 常用的电解质是氧离子导体电解质，分为萤石结构型和钙钛矿结构型两大类</w:t>
      </w:r>
      <w:r w:rsidRPr="004D2208">
        <w:rPr>
          <w:vertAlign w:val="superscript"/>
        </w:rPr>
        <w:t>[14-15]</w:t>
      </w:r>
      <w:r>
        <w:t>。其中萤石结构型有氧化锆基、氧化铈基和氧化铋基等几类，而钙钛矿型结构的有镓酸</w:t>
      </w:r>
      <w:proofErr w:type="gramStart"/>
      <w:r>
        <w:t>镧</w:t>
      </w:r>
      <w:proofErr w:type="gramEnd"/>
      <w:r>
        <w:t>基电解质。</w:t>
      </w:r>
    </w:p>
    <w:p w:rsidR="00BE559A" w:rsidRDefault="00BE559A" w:rsidP="00BE559A">
      <w:pPr>
        <w:ind w:firstLine="420"/>
      </w:pPr>
      <w:r>
        <w:t>8mol% Y</w:t>
      </w:r>
      <w:r w:rsidRPr="00B0071B">
        <w:rPr>
          <w:vertAlign w:val="subscript"/>
        </w:rPr>
        <w:t>2</w:t>
      </w:r>
      <w:r>
        <w:t>O</w:t>
      </w:r>
      <w:r w:rsidRPr="00B0071B">
        <w:rPr>
          <w:vertAlign w:val="subscript"/>
        </w:rPr>
        <w:t>3</w:t>
      </w:r>
      <w:r>
        <w:t xml:space="preserve"> </w:t>
      </w:r>
      <w:r>
        <w:rPr>
          <w:rFonts w:hint="eastAsia"/>
        </w:rPr>
        <w:t>稳定</w:t>
      </w:r>
      <w:r>
        <w:t xml:space="preserve"> ZrO</w:t>
      </w:r>
      <w:r w:rsidRPr="00B0071B">
        <w:rPr>
          <w:vertAlign w:val="subscript"/>
        </w:rPr>
        <w:t>2</w:t>
      </w:r>
      <w:r>
        <w:rPr>
          <w:rFonts w:hint="eastAsia"/>
        </w:rPr>
        <w:t>是SOC领域中经常所使用的电解质材料。</w:t>
      </w:r>
      <w:r>
        <w:t>氧化锆基固体电解质属于萤石型结构材料</w:t>
      </w:r>
      <w:r>
        <w:rPr>
          <w:rFonts w:hint="eastAsia"/>
        </w:rPr>
        <w:t>的</w:t>
      </w:r>
      <w:r>
        <w:t>特点是阳离子位于氧离子构成的简单立方点阵中心，配位数8，氧离子则位于阳离子构成的四面体中心，配位数为4。在这种结构中，阳离子所形成的八面体空隙全部空着，这就有利于氧离子的快速扩散。</w:t>
      </w:r>
    </w:p>
    <w:p w:rsidR="00BE559A" w:rsidRDefault="00BE559A" w:rsidP="00BE559A">
      <w:pPr>
        <w:ind w:firstLine="420"/>
      </w:pPr>
      <w:r>
        <w:rPr>
          <w:rFonts w:hint="eastAsia"/>
        </w:rPr>
        <w:t>但是纯氧</w:t>
      </w:r>
      <w:proofErr w:type="gramStart"/>
      <w:r>
        <w:rPr>
          <w:rFonts w:hint="eastAsia"/>
        </w:rPr>
        <w:t>化锆在不同</w:t>
      </w:r>
      <w:proofErr w:type="gramEnd"/>
      <w:r>
        <w:rPr>
          <w:rFonts w:hint="eastAsia"/>
        </w:rPr>
        <w:t>的温度下有不同的结构：</w:t>
      </w:r>
      <w:r>
        <w:t>单斜相，稳定温度为1000</w:t>
      </w:r>
      <w:r>
        <w:rPr>
          <w:rFonts w:hint="eastAsia"/>
        </w:rPr>
        <w:t>℃</w:t>
      </w:r>
      <w:r>
        <w:t>以下；四方相，稳定温度为 1100</w:t>
      </w:r>
      <w:r>
        <w:rPr>
          <w:rFonts w:hint="eastAsia"/>
        </w:rPr>
        <w:t>℃</w:t>
      </w:r>
      <w:r>
        <w:t>～2730</w:t>
      </w:r>
      <w:r>
        <w:rPr>
          <w:rFonts w:hint="eastAsia"/>
        </w:rPr>
        <w:t>℃</w:t>
      </w:r>
      <w:r>
        <w:t>；立方相为高温稳定相</w:t>
      </w:r>
      <w:r>
        <w:rPr>
          <w:rFonts w:hint="eastAsia"/>
        </w:rPr>
        <w:t>。</w:t>
      </w:r>
      <w:r>
        <w:t>纯的氧化锆在从单斜相到四方</w:t>
      </w:r>
      <w:proofErr w:type="gramStart"/>
      <w:r>
        <w:t>相之间</w:t>
      </w:r>
      <w:proofErr w:type="gramEnd"/>
      <w:r>
        <w:t>转变时会伴随 7~9 %的体积变化，结构不稳定，而且氧离子电导率很低</w:t>
      </w:r>
      <w:r>
        <w:rPr>
          <w:rFonts w:hint="eastAsia"/>
        </w:rPr>
        <w:t>使得用纯氧化锆</w:t>
      </w:r>
      <w:proofErr w:type="gramStart"/>
      <w:r>
        <w:rPr>
          <w:rFonts w:hint="eastAsia"/>
        </w:rPr>
        <w:t>做为</w:t>
      </w:r>
      <w:proofErr w:type="gramEnd"/>
      <w:r>
        <w:rPr>
          <w:rFonts w:hint="eastAsia"/>
        </w:rPr>
        <w:t>SOC的电解质不合适。但是在掺入其他金属氧化物后，使得氧化锆的相结构得到稳定，满足了电解质所需要的要求。常见的掺杂在氧化锆中，Y</w:t>
      </w:r>
      <w:r w:rsidRPr="002B3B41">
        <w:rPr>
          <w:rFonts w:hint="eastAsia"/>
          <w:vertAlign w:val="subscript"/>
          <w:rPrChange w:id="78" w:author="wangshaorong" w:date="2017-06-01T08:23:00Z">
            <w:rPr>
              <w:rFonts w:hint="eastAsia"/>
            </w:rPr>
          </w:rPrChange>
        </w:rPr>
        <w:t>2</w:t>
      </w:r>
      <w:r>
        <w:rPr>
          <w:rFonts w:hint="eastAsia"/>
        </w:rPr>
        <w:t>O</w:t>
      </w:r>
      <w:r w:rsidRPr="002B3B41">
        <w:rPr>
          <w:rFonts w:hint="eastAsia"/>
          <w:vertAlign w:val="subscript"/>
          <w:rPrChange w:id="79" w:author="wangshaorong" w:date="2017-06-01T08:23:00Z">
            <w:rPr>
              <w:rFonts w:hint="eastAsia"/>
            </w:rPr>
          </w:rPrChange>
        </w:rPr>
        <w:t>3</w:t>
      </w:r>
      <w:r>
        <w:rPr>
          <w:rFonts w:hint="eastAsia"/>
        </w:rPr>
        <w:t>稳定的Zr</w:t>
      </w:r>
      <w:r>
        <w:t>O</w:t>
      </w:r>
      <w:r w:rsidRPr="002B3B41">
        <w:rPr>
          <w:vertAlign w:val="subscript"/>
          <w:rPrChange w:id="80" w:author="wangshaorong" w:date="2017-06-01T08:23:00Z">
            <w:rPr/>
          </w:rPrChange>
        </w:rPr>
        <w:t>2</w:t>
      </w:r>
      <w:r>
        <w:rPr>
          <w:rFonts w:hint="eastAsia"/>
        </w:rPr>
        <w:t>（YSZ）和Sc</w:t>
      </w:r>
      <w:r w:rsidRPr="002B3B41">
        <w:rPr>
          <w:vertAlign w:val="subscript"/>
          <w:rPrChange w:id="81" w:author="wangshaorong" w:date="2017-06-01T08:23:00Z">
            <w:rPr/>
          </w:rPrChange>
        </w:rPr>
        <w:t>2</w:t>
      </w:r>
      <w:r>
        <w:t>O</w:t>
      </w:r>
      <w:r w:rsidRPr="002B3B41">
        <w:rPr>
          <w:vertAlign w:val="subscript"/>
          <w:rPrChange w:id="82" w:author="wangshaorong" w:date="2017-06-01T08:23:00Z">
            <w:rPr/>
          </w:rPrChange>
        </w:rPr>
        <w:t>3</w:t>
      </w:r>
      <w:r>
        <w:rPr>
          <w:rFonts w:hint="eastAsia"/>
        </w:rPr>
        <w:t>稳定的Zr</w:t>
      </w:r>
      <w:r>
        <w:t>O</w:t>
      </w:r>
      <w:r w:rsidRPr="002B3B41">
        <w:rPr>
          <w:vertAlign w:val="subscript"/>
          <w:rPrChange w:id="83" w:author="wangshaorong" w:date="2017-06-01T08:23:00Z">
            <w:rPr/>
          </w:rPrChange>
        </w:rPr>
        <w:t>2</w:t>
      </w:r>
      <w:r>
        <w:rPr>
          <w:rFonts w:hint="eastAsia"/>
        </w:rPr>
        <w:t>（Sc</w:t>
      </w:r>
      <w:r>
        <w:t>SZ</w:t>
      </w:r>
      <w:r>
        <w:rPr>
          <w:rFonts w:hint="eastAsia"/>
        </w:rPr>
        <w:t>）是研究较多和应用普遍的电解质材料，高温下为萤石结构，增加了氧空位的浓度的同时又提升了离子的电导率。</w:t>
      </w:r>
      <w:r>
        <w:t>8mol% Y</w:t>
      </w:r>
      <w:r w:rsidRPr="002B3B41">
        <w:rPr>
          <w:vertAlign w:val="subscript"/>
          <w:rPrChange w:id="84" w:author="wangshaorong" w:date="2017-06-01T08:23:00Z">
            <w:rPr/>
          </w:rPrChange>
        </w:rPr>
        <w:t>2</w:t>
      </w:r>
      <w:r>
        <w:t>O</w:t>
      </w:r>
      <w:r w:rsidRPr="002B3B41">
        <w:rPr>
          <w:vertAlign w:val="subscript"/>
          <w:rPrChange w:id="85" w:author="wangshaorong" w:date="2017-06-01T08:23:00Z">
            <w:rPr/>
          </w:rPrChange>
        </w:rPr>
        <w:t>3</w:t>
      </w:r>
      <w:r>
        <w:t xml:space="preserve"> </w:t>
      </w:r>
      <w:r>
        <w:rPr>
          <w:rFonts w:hint="eastAsia"/>
        </w:rPr>
        <w:t>稳定</w:t>
      </w:r>
      <w:r>
        <w:t xml:space="preserve"> ZrO</w:t>
      </w:r>
      <w:r w:rsidRPr="002B3B41">
        <w:rPr>
          <w:vertAlign w:val="subscript"/>
          <w:rPrChange w:id="86" w:author="wangshaorong" w:date="2017-06-01T08:23:00Z">
            <w:rPr/>
          </w:rPrChange>
        </w:rPr>
        <w:t>2</w:t>
      </w:r>
      <w:r>
        <w:rPr>
          <w:rFonts w:hint="eastAsia"/>
        </w:rPr>
        <w:t>（8YSZ）</w:t>
      </w:r>
      <w:r>
        <w:t>为完</w:t>
      </w:r>
      <w:r>
        <w:lastRenderedPageBreak/>
        <w:t>全的立方相称为全稳定的氧化锆</w:t>
      </w:r>
      <w:r>
        <w:rPr>
          <w:rFonts w:hint="eastAsia"/>
        </w:rPr>
        <w:t>（</w:t>
      </w:r>
      <w:r>
        <w:t>Fully Stabilized Zirconia, FSZ</w:t>
      </w:r>
      <w:r>
        <w:rPr>
          <w:rFonts w:hint="eastAsia"/>
        </w:rPr>
        <w:t>）在800℃-1000℃离子电导率高、并且热稳定性好、化学稳定性好、离子迁移数几乎为1，所以被广泛使用，本文实验中也是用8YSZ</w:t>
      </w:r>
      <w:proofErr w:type="gramStart"/>
      <w:r>
        <w:rPr>
          <w:rFonts w:hint="eastAsia"/>
        </w:rPr>
        <w:t>做为</w:t>
      </w:r>
      <w:proofErr w:type="gramEnd"/>
      <w:r>
        <w:rPr>
          <w:rFonts w:hint="eastAsia"/>
        </w:rPr>
        <w:t>电解质。</w:t>
      </w:r>
      <w:del w:id="87" w:author="wangshaorong" w:date="2017-06-01T08:24:00Z">
        <w:r w:rsidDel="002B3B41">
          <w:delText>Y2O3稳定的ZrO2(</w:delText>
        </w:r>
      </w:del>
      <w:r>
        <w:t>YSZ</w:t>
      </w:r>
      <w:del w:id="88" w:author="wangshaorong" w:date="2017-06-01T08:24:00Z">
        <w:r w:rsidDel="002B3B41">
          <w:delText>)</w:delText>
        </w:r>
      </w:del>
      <w:r>
        <w:t>和</w:t>
      </w:r>
      <w:del w:id="89" w:author="wangshaorong" w:date="2017-06-01T08:24:00Z">
        <w:r w:rsidDel="002B3B41">
          <w:delText>Sc2O3稳定的ZrO2(</w:delText>
        </w:r>
      </w:del>
      <w:r>
        <w:t>ScSZ</w:t>
      </w:r>
      <w:del w:id="90" w:author="wangshaorong" w:date="2017-06-01T08:24:00Z">
        <w:r w:rsidDel="002B3B41">
          <w:delText>)</w:delText>
        </w:r>
      </w:del>
      <w:r>
        <w:t xml:space="preserve"> 是目前研究和应用较多的电解质材料。ScSZ 具有最高的氧离子电导，10 % mol掺杂的 ScSZ 在 1000</w:t>
      </w:r>
      <w:r>
        <w:rPr>
          <w:rFonts w:hint="eastAsia"/>
        </w:rPr>
        <w:t>℃</w:t>
      </w:r>
      <w:r>
        <w:t xml:space="preserve">时电导率为 0.25 Scm-1，是同温度下 8YSZ 的 2.5 </w:t>
      </w:r>
      <w:proofErr w:type="gramStart"/>
      <w:r>
        <w:t>倍</w:t>
      </w:r>
      <w:proofErr w:type="gramEnd"/>
      <w:r>
        <w:rPr>
          <w:rFonts w:hint="eastAsia"/>
        </w:rPr>
        <w:t>，但是Sc</w:t>
      </w:r>
      <w:r>
        <w:t>SZ在长期使用中会由于缓慢相变带来氧离子电导率的衰减，一般可以通过共掺杂来抑制这种相变，ScSZ 中掺入少量 Ce 时</w:t>
      </w:r>
      <w:r>
        <w:rPr>
          <w:rFonts w:hint="eastAsia"/>
        </w:rPr>
        <w:t>，</w:t>
      </w:r>
      <w:r>
        <w:t>ScSZ 的物相及电导率的长期稳定性得到明显提升</w:t>
      </w:r>
      <w:r>
        <w:rPr>
          <w:rFonts w:hint="eastAsia"/>
        </w:rPr>
        <w:t>。但是Sc</w:t>
      </w:r>
      <w:r>
        <w:t>SZ</w:t>
      </w:r>
      <w:r>
        <w:rPr>
          <w:rFonts w:hint="eastAsia"/>
        </w:rPr>
        <w:t>价格相对于YSZ要贵，所以电解质支撑层大多还是选择用Y</w:t>
      </w:r>
      <w:r>
        <w:t>SZ</w:t>
      </w:r>
      <w:r>
        <w:rPr>
          <w:rFonts w:hint="eastAsia"/>
        </w:rPr>
        <w:t>。</w:t>
      </w:r>
    </w:p>
    <w:p w:rsidR="00BE559A" w:rsidRPr="00DB7AC7" w:rsidRDefault="00BE559A" w:rsidP="00BE559A">
      <w:pPr>
        <w:ind w:firstLine="420"/>
      </w:pPr>
      <w:r>
        <w:rPr>
          <w:rFonts w:hint="eastAsia"/>
        </w:rPr>
        <w:t>除了氧化锆</w:t>
      </w:r>
      <w:proofErr w:type="gramStart"/>
      <w:r>
        <w:rPr>
          <w:rFonts w:hint="eastAsia"/>
        </w:rPr>
        <w:t>做为</w:t>
      </w:r>
      <w:proofErr w:type="gramEnd"/>
      <w:r>
        <w:rPr>
          <w:rFonts w:hint="eastAsia"/>
        </w:rPr>
        <w:t>固体电解质外，还有氧化铈、</w:t>
      </w:r>
      <w:r>
        <w:t>镓酸</w:t>
      </w:r>
      <w:proofErr w:type="gramStart"/>
      <w:r>
        <w:t>镧</w:t>
      </w:r>
      <w:proofErr w:type="gramEnd"/>
      <w:r>
        <w:t>基</w:t>
      </w:r>
      <w:r>
        <w:rPr>
          <w:rFonts w:hint="eastAsia"/>
        </w:rPr>
        <w:t>等材料</w:t>
      </w:r>
      <w:proofErr w:type="gramStart"/>
      <w:r>
        <w:rPr>
          <w:rFonts w:hint="eastAsia"/>
        </w:rPr>
        <w:t>做为</w:t>
      </w:r>
      <w:proofErr w:type="gramEnd"/>
      <w:r>
        <w:t>固体电解质</w:t>
      </w:r>
      <w:r>
        <w:rPr>
          <w:rFonts w:hint="eastAsia"/>
        </w:rPr>
        <w:t>。</w:t>
      </w:r>
    </w:p>
    <w:p w:rsidR="00BE559A" w:rsidRDefault="00BE559A" w:rsidP="00BE559A">
      <w:pPr>
        <w:rPr>
          <w:b/>
          <w:sz w:val="24"/>
        </w:rPr>
      </w:pPr>
      <w:r>
        <w:t>1.4.2</w:t>
      </w:r>
      <w:r w:rsidRPr="00487401">
        <w:rPr>
          <w:rFonts w:hint="eastAsia"/>
          <w:b/>
          <w:sz w:val="24"/>
        </w:rPr>
        <w:t>固体氧化物电化学池（SOC）</w:t>
      </w:r>
      <w:r>
        <w:rPr>
          <w:rFonts w:hint="eastAsia"/>
          <w:b/>
          <w:sz w:val="24"/>
        </w:rPr>
        <w:t>的燃料极材料</w:t>
      </w:r>
    </w:p>
    <w:p w:rsidR="00BE559A" w:rsidRDefault="00BE559A" w:rsidP="00BE559A">
      <w:r>
        <w:tab/>
      </w:r>
      <w:r>
        <w:rPr>
          <w:rFonts w:hint="eastAsia"/>
        </w:rPr>
        <w:t>SOC的电解质在选择上有如下几点需要满足：</w:t>
      </w:r>
    </w:p>
    <w:p w:rsidR="00BE559A" w:rsidRDefault="00BE559A" w:rsidP="00BE559A">
      <w:pPr>
        <w:pStyle w:val="a5"/>
        <w:numPr>
          <w:ilvl w:val="0"/>
          <w:numId w:val="3"/>
        </w:numPr>
        <w:ind w:firstLineChars="0"/>
      </w:pPr>
      <w:r>
        <w:t>稳定性：在高温以及工作气氛下，SOC 氢电极材料必须具有足够的化学稳定性；</w:t>
      </w:r>
    </w:p>
    <w:p w:rsidR="00BE559A" w:rsidRDefault="00BE559A" w:rsidP="00BE559A">
      <w:pPr>
        <w:pStyle w:val="a5"/>
        <w:numPr>
          <w:ilvl w:val="0"/>
          <w:numId w:val="3"/>
        </w:numPr>
        <w:ind w:firstLineChars="0"/>
      </w:pPr>
      <w:r>
        <w:t>电导率：在工作条件下，氢电极材料必须具有足够高的电子、离子电导率；</w:t>
      </w:r>
    </w:p>
    <w:p w:rsidR="00BE559A" w:rsidRDefault="00BE559A" w:rsidP="00BE559A">
      <w:pPr>
        <w:pStyle w:val="a5"/>
        <w:numPr>
          <w:ilvl w:val="0"/>
          <w:numId w:val="3"/>
        </w:numPr>
        <w:ind w:firstLineChars="0"/>
      </w:pPr>
      <w:r>
        <w:t>相容性：氢电极具有与电解质或其他电池部件良好的化学相容性以及热膨胀匹配；</w:t>
      </w:r>
    </w:p>
    <w:p w:rsidR="00BE559A" w:rsidRDefault="00BE559A" w:rsidP="00BE559A">
      <w:pPr>
        <w:pStyle w:val="a5"/>
        <w:numPr>
          <w:ilvl w:val="0"/>
          <w:numId w:val="3"/>
        </w:numPr>
        <w:ind w:firstLineChars="0"/>
      </w:pPr>
      <w:r>
        <w:t>孔隙率：电极必须具备合适的孔隙率及孔道结构，以保证反应物料的传输，SOEC 对氢电极的孔隙率的要求相比 SOFC 模式更高，这是由于水的分子体积远远大于氢气；</w:t>
      </w:r>
    </w:p>
    <w:p w:rsidR="00BE559A" w:rsidRDefault="00BE559A" w:rsidP="00BE559A">
      <w:pPr>
        <w:pStyle w:val="a5"/>
        <w:numPr>
          <w:ilvl w:val="0"/>
          <w:numId w:val="3"/>
        </w:numPr>
        <w:ind w:firstLineChars="0"/>
      </w:pPr>
      <w:r>
        <w:t>催化活性：氢电极必须对氢气/</w:t>
      </w:r>
      <w:r>
        <w:rPr>
          <w:rFonts w:hint="eastAsia"/>
        </w:rPr>
        <w:t>二氧化碳</w:t>
      </w:r>
      <w:r>
        <w:t>的分解具有高的催化活性；</w:t>
      </w:r>
    </w:p>
    <w:p w:rsidR="00BE559A" w:rsidRDefault="00BE559A" w:rsidP="00BE559A">
      <w:pPr>
        <w:pStyle w:val="a5"/>
        <w:numPr>
          <w:ilvl w:val="0"/>
          <w:numId w:val="3"/>
        </w:numPr>
        <w:ind w:firstLineChars="0"/>
      </w:pPr>
      <w:proofErr w:type="gramStart"/>
      <w:r>
        <w:t>抗碳沉积</w:t>
      </w:r>
      <w:proofErr w:type="gramEnd"/>
      <w:r>
        <w:t>性：SOFC 模式使用含碳燃料时，SOEC 应用于 CO</w:t>
      </w:r>
      <w:r w:rsidRPr="00B0071B">
        <w:rPr>
          <w:vertAlign w:val="subscript"/>
        </w:rPr>
        <w:t>2</w:t>
      </w:r>
      <w:r>
        <w:t>/H</w:t>
      </w:r>
      <w:r w:rsidRPr="00B0071B">
        <w:rPr>
          <w:vertAlign w:val="subscript"/>
        </w:rPr>
        <w:t>2</w:t>
      </w:r>
      <w:r>
        <w:t>O 共电解时，氢电极需具有较好的防积炭能力。</w:t>
      </w:r>
    </w:p>
    <w:p w:rsidR="00BE559A" w:rsidRDefault="00BE559A" w:rsidP="00BE559A">
      <w:pPr>
        <w:ind w:firstLine="420"/>
      </w:pPr>
      <w:r>
        <w:t>常用的 SOC 氢电极材料主要有金属、金属陶瓷以及混合电导氧化物等。对氢气/水蒸气的催化分解活性较好的金属主要有 Ni、Pt、Co、Ti 等</w:t>
      </w:r>
      <w:r w:rsidRPr="004D2208">
        <w:rPr>
          <w:vertAlign w:val="superscript"/>
        </w:rPr>
        <w:t>[16-17]</w:t>
      </w:r>
      <w:r>
        <w:t>。但是，纯金属单独作为电</w:t>
      </w:r>
      <w:r>
        <w:lastRenderedPageBreak/>
        <w:t>极具有许多难以克服的缺陷：纯金属电极高温下易烧结，与电解质材料热膨胀系数不匹配，反应活性位局限于金属与电解质界面，Pt 等贵金属价格昂贵</w:t>
      </w:r>
      <w:r w:rsidRPr="004D2208">
        <w:rPr>
          <w:vertAlign w:val="superscript"/>
        </w:rPr>
        <w:t>[18]</w:t>
      </w:r>
      <w:r>
        <w:t>。因此，纯金属很少直接用于 SOC 的氢电极，而是将金属与离子导体的陶瓷材料制备成金属陶瓷使用。</w:t>
      </w:r>
    </w:p>
    <w:p w:rsidR="00BE559A" w:rsidRPr="001B1623" w:rsidRDefault="00BE559A" w:rsidP="00BE559A">
      <w:pPr>
        <w:rPr>
          <w:b/>
        </w:rPr>
      </w:pPr>
      <w:r w:rsidRPr="001B1623">
        <w:rPr>
          <w:b/>
        </w:rPr>
        <w:t>1.</w:t>
      </w:r>
      <w:r>
        <w:rPr>
          <w:b/>
        </w:rPr>
        <w:t>4.2.1</w:t>
      </w:r>
      <w:r w:rsidRPr="001B1623">
        <w:rPr>
          <w:b/>
        </w:rPr>
        <w:t xml:space="preserve"> Ni 基金属陶瓷</w:t>
      </w:r>
    </w:p>
    <w:p w:rsidR="00BE559A" w:rsidRDefault="00BE559A" w:rsidP="00BE559A">
      <w:pPr>
        <w:ind w:firstLine="420"/>
      </w:pPr>
      <w:r>
        <w:t>Ni-YSZ 金属陶瓷是目前中高温 SOC 的首选氢电极材料</w:t>
      </w:r>
      <w:r w:rsidRPr="004D2208">
        <w:rPr>
          <w:vertAlign w:val="superscript"/>
        </w:rPr>
        <w:t>[19-20]</w:t>
      </w:r>
      <w:r>
        <w:t>。金属 Ni 具有</w:t>
      </w:r>
      <w:del w:id="91" w:author="wangshaorong" w:date="2017-06-01T08:24:00Z">
        <w:r w:rsidDel="007C3C59">
          <w:delText xml:space="preserve"> </w:delText>
        </w:r>
      </w:del>
      <w:r>
        <w:t xml:space="preserve">优异的氢电化学氧化活性以及重整催化能力，并且价格较低，在氢电极起催化作用；YSZ 作为骨架材料，可以通过调整 Ni 与 YSZ 比例来使其与电解质层有相近 的热膨胀系数；同时 YSZ 骨架可以防止Ni 颗粒的过分烧结而导致其活性的降低；此外，YSZ 提供氢电极中离子电导相，增大氢电极反应三相界面。Ni/YSZ 的电 </w:t>
      </w:r>
      <w:proofErr w:type="gramStart"/>
      <w:r>
        <w:t>导率与</w:t>
      </w:r>
      <w:proofErr w:type="gramEnd"/>
      <w:r>
        <w:t xml:space="preserve"> Ni 的含量有很大关系，呈典型的 S 型电导率曲线，当 Ni 含量低于 30 vol % 时，离子导电占主导地位，高于 30 vol %时，Ni 的电子电导起主要导电作用。 Ni-YSZ 电极中，Ni 的含量一般要超过 30 vol %才能满足电子导电要求，同时空</w:t>
      </w:r>
      <w:del w:id="92" w:author="wangshaorong" w:date="2017-06-01T08:25:00Z">
        <w:r w:rsidDel="007C3C59">
          <w:delText xml:space="preserve"> </w:delText>
        </w:r>
      </w:del>
      <w:proofErr w:type="gramStart"/>
      <w:r>
        <w:t>隙率也要</w:t>
      </w:r>
      <w:proofErr w:type="gramEnd"/>
      <w:r>
        <w:t>超过 30 vol %才有利于物相传输[21]。</w:t>
      </w:r>
    </w:p>
    <w:p w:rsidR="00BE559A" w:rsidRDefault="00BE559A" w:rsidP="00BE559A">
      <w:pPr>
        <w:ind w:firstLine="420"/>
      </w:pPr>
      <w:r>
        <w:t>Ni-YSZ 金属陶瓷用于 SOFC 的氢电极时，一般不存在稳定性的问题，但是</w:t>
      </w:r>
      <w:del w:id="93" w:author="wangshaorong" w:date="2017-06-01T08:25:00Z">
        <w:r w:rsidDel="007C3C59">
          <w:delText xml:space="preserve"> </w:delText>
        </w:r>
      </w:del>
      <w:r>
        <w:t>作为 SOEC 的氢电极时，在高温高湿的工作条件下，必须考虑稳定性的问题。对</w:t>
      </w:r>
      <w:del w:id="94" w:author="wangshaorong" w:date="2017-06-01T08:25:00Z">
        <w:r w:rsidDel="007C3C59">
          <w:delText xml:space="preserve"> </w:delText>
        </w:r>
      </w:del>
      <w:r>
        <w:t>于 Ni-YSZ 作为 SOEC 氢电极衰减的原因，科研工作者进行了大量的实验研究。Eguchi等比较了 Ni-YSZ 与 Pt 作为氢电极材料的极化行为，发现 Ni-YSZ 在 SOEC 模式下较 SOFC 模式下表现出较高的极化过电位，而 Pt 电极过电位较 Ni-YSZ 低的多，他们将这种现象归结于 Ni-YSZ 电极中 Ni 的部分氧化导致电极催化活</w:t>
      </w:r>
      <w:del w:id="95" w:author="wangshaorong" w:date="2017-06-01T08:25:00Z">
        <w:r w:rsidDel="007C3C59">
          <w:delText xml:space="preserve"> </w:delText>
        </w:r>
      </w:del>
      <w:r>
        <w:t>性降低</w:t>
      </w:r>
      <w:r w:rsidRPr="004D2208">
        <w:rPr>
          <w:vertAlign w:val="superscript"/>
        </w:rPr>
        <w:t>[22]</w:t>
      </w:r>
      <w:r>
        <w:t>。Hauch 等考察了高湿条件(水蒸气含量大于 95 vol %) Ni-YSZ 氢电极性能稳定性，氢电极的微结构在实验前后变化显著，表现为 Ni 颗粒和 YSZ 晶粒</w:t>
      </w:r>
      <w:del w:id="96" w:author="wangshaorong" w:date="2017-06-01T08:25:00Z">
        <w:r w:rsidDel="007C3C59">
          <w:delText xml:space="preserve"> </w:delText>
        </w:r>
      </w:del>
      <w:r>
        <w:t>的长大、电极孔隙率下降，而相同材料的电池在 SOFC(水蒸气含量小于 5 vol. %) 模式下运行1000 h氢电极仍保持稳定，该现象被归因于 Ni 在高温高湿条件下发生团聚</w:t>
      </w:r>
      <w:r w:rsidRPr="00B0071B">
        <w:rPr>
          <w:vertAlign w:val="superscript"/>
        </w:rPr>
        <w:t>[23]</w:t>
      </w:r>
      <w:r>
        <w:t>。同时，该团队还发现 SOEC 模式运行时，在恒电流电</w:t>
      </w:r>
      <w:r>
        <w:lastRenderedPageBreak/>
        <w:t>解情况下电解</w:t>
      </w:r>
      <w:del w:id="97" w:author="wangshaorong" w:date="2017-06-01T08:25:00Z">
        <w:r w:rsidDel="007C3C59">
          <w:delText xml:space="preserve"> </w:delText>
        </w:r>
      </w:del>
      <w:r>
        <w:t>电压在最初 100h 呈增长趋势，发生钝化现象。分析结果表明这是由于电极材料</w:t>
      </w:r>
      <w:del w:id="98" w:author="wangshaorong" w:date="2017-06-01T08:25:00Z">
        <w:r w:rsidDel="007C3C59">
          <w:delText xml:space="preserve"> </w:delText>
        </w:r>
      </w:del>
      <w:r>
        <w:t>中的Si杂质在电极三相界面形成了钝化层，导致电极反应三相界面减少，引起性能的衰减</w:t>
      </w:r>
      <w:r w:rsidRPr="004D2208">
        <w:rPr>
          <w:vertAlign w:val="superscript"/>
        </w:rPr>
        <w:t>[24-25]</w:t>
      </w:r>
      <w:r>
        <w:t>。上述关于 Ni-YSZ 氢电极在 SOEC 模式下的衰减机理，还存在</w:t>
      </w:r>
      <w:del w:id="99" w:author="wangshaorong" w:date="2017-06-01T08:26:00Z">
        <w:r w:rsidDel="007C3C59">
          <w:delText xml:space="preserve"> </w:delText>
        </w:r>
      </w:del>
      <w:proofErr w:type="gramStart"/>
      <w:r>
        <w:t>着</w:t>
      </w:r>
      <w:proofErr w:type="gramEnd"/>
      <w:r>
        <w:t>一定的争议，需要进一步的深入研究。除 Ni-YSZ 陶瓷外，Ni/ScSZ、Ni/GDC、 Ni/SDC 等金属陶瓷在 SOC 也得到了广泛的应用和研究</w:t>
      </w:r>
      <w:r w:rsidRPr="004D2208">
        <w:rPr>
          <w:vertAlign w:val="superscript"/>
        </w:rPr>
        <w:t>[26-27]</w:t>
      </w:r>
      <w:r>
        <w:t>。</w:t>
      </w:r>
    </w:p>
    <w:p w:rsidR="00BE559A" w:rsidRDefault="00BE559A" w:rsidP="00BE559A">
      <w:pPr>
        <w:rPr>
          <w:b/>
        </w:rPr>
      </w:pPr>
      <w:r w:rsidRPr="001B1623">
        <w:rPr>
          <w:b/>
        </w:rPr>
        <w:t>1.</w:t>
      </w:r>
      <w:r>
        <w:rPr>
          <w:b/>
        </w:rPr>
        <w:t>4.2.2</w:t>
      </w:r>
      <w:r w:rsidRPr="001B1623">
        <w:rPr>
          <w:b/>
        </w:rPr>
        <w:t xml:space="preserve"> 钙钛矿型材料</w:t>
      </w:r>
    </w:p>
    <w:p w:rsidR="00BE559A" w:rsidRPr="00E8264C" w:rsidRDefault="00BE559A" w:rsidP="00BE559A">
      <w:pPr>
        <w:ind w:firstLine="420"/>
      </w:pPr>
      <w:r>
        <w:t>钙钛矿型氧化物以其在高温还原气氛下良好的热稳定性而受到人们的重视。 通过 A 位和 B 位的掺杂，可以有效地改变其电导率和催化性能。钙钛矿型材料 作为氢电极材料使用时，还能够避免Ni基金属陶瓷的积碳问题</w:t>
      </w:r>
      <w:r w:rsidRPr="004D2208">
        <w:rPr>
          <w:vertAlign w:val="superscript"/>
        </w:rPr>
        <w:t>[28]</w:t>
      </w:r>
      <w:r>
        <w:t>。Tao 等人在 2003 年报导的 La</w:t>
      </w:r>
      <w:r w:rsidRPr="00B0071B">
        <w:rPr>
          <w:vertAlign w:val="subscript"/>
        </w:rPr>
        <w:t>0.75</w:t>
      </w:r>
      <w:r>
        <w:t>Sr</w:t>
      </w:r>
      <w:r w:rsidRPr="00B0071B">
        <w:rPr>
          <w:vertAlign w:val="subscript"/>
        </w:rPr>
        <w:t>0.25</w:t>
      </w:r>
      <w:r>
        <w:t>Cr</w:t>
      </w:r>
      <w:r w:rsidRPr="00B0071B">
        <w:rPr>
          <w:vertAlign w:val="subscript"/>
        </w:rPr>
        <w:t>0.5</w:t>
      </w:r>
      <w:r>
        <w:t>Mn</w:t>
      </w:r>
      <w:r w:rsidRPr="00B0071B">
        <w:rPr>
          <w:vertAlign w:val="subscript"/>
        </w:rPr>
        <w:t>0.5</w:t>
      </w:r>
      <w:r>
        <w:t>O</w:t>
      </w:r>
      <w:r w:rsidRPr="00B0071B">
        <w:rPr>
          <w:vertAlign w:val="subscript"/>
        </w:rPr>
        <w:t>3</w:t>
      </w:r>
      <w:r>
        <w:t>(LSCM)在900</w:t>
      </w:r>
      <w:r>
        <w:rPr>
          <w:rFonts w:hint="eastAsia"/>
        </w:rPr>
        <w:t>℃</w:t>
      </w:r>
      <w:r>
        <w:t>氢气气氛和甲烷气氛下得</w:t>
      </w:r>
      <w:del w:id="100" w:author="wangshaorong" w:date="2017-06-01T08:26:00Z">
        <w:r w:rsidDel="007C3C59">
          <w:delText xml:space="preserve"> </w:delText>
        </w:r>
      </w:del>
      <w:r>
        <w:t>到 470 mW/cm</w:t>
      </w:r>
      <w:r w:rsidRPr="004D2208">
        <w:rPr>
          <w:vertAlign w:val="superscript"/>
        </w:rPr>
        <w:t>-2</w:t>
      </w:r>
      <w:r>
        <w:t xml:space="preserve"> 和 200 mW </w:t>
      </w:r>
      <w:r>
        <w:rPr>
          <w:rFonts w:hint="eastAsia"/>
        </w:rPr>
        <w:t>/</w:t>
      </w:r>
      <w:r>
        <w:t>cm</w:t>
      </w:r>
      <w:r w:rsidRPr="00B0071B">
        <w:rPr>
          <w:vertAlign w:val="superscript"/>
        </w:rPr>
        <w:t>-2</w:t>
      </w:r>
      <w:r>
        <w:t xml:space="preserve"> 的单电池功率密度</w:t>
      </w:r>
      <w:r w:rsidRPr="00B0071B">
        <w:rPr>
          <w:vertAlign w:val="superscript"/>
        </w:rPr>
        <w:t>[28]</w:t>
      </w:r>
      <w:r>
        <w:t>。Chen 等人利用 LSCM-YSZ 作为氢电极制备的 SOEC，在 850</w:t>
      </w:r>
      <w:r>
        <w:rPr>
          <w:rFonts w:hint="eastAsia"/>
        </w:rPr>
        <w:t>℃</w:t>
      </w:r>
      <w:r>
        <w:t>下1.6 V电解电压时，电解电流密度在 80 Vol %水蒸气含量下达到 593 mA /cm</w:t>
      </w:r>
      <w:r w:rsidRPr="00B0071B">
        <w:rPr>
          <w:vertAlign w:val="superscript"/>
        </w:rPr>
        <w:t>-2</w:t>
      </w:r>
      <w:r>
        <w:t>，表明了 LSCM 作为 SOEC 氢</w:t>
      </w:r>
      <w:del w:id="101" w:author="wangshaorong" w:date="2017-06-01T08:26:00Z">
        <w:r w:rsidDel="007C3C59">
          <w:delText xml:space="preserve"> </w:delText>
        </w:r>
      </w:del>
      <w:r>
        <w:t>电极材料的可行性</w:t>
      </w:r>
      <w:r w:rsidRPr="00B0071B">
        <w:rPr>
          <w:vertAlign w:val="superscript"/>
        </w:rPr>
        <w:t>[29]</w:t>
      </w:r>
      <w:r>
        <w:t>。该材料的最大优势在于具有氧化和还原气氛下的双重稳</w:t>
      </w:r>
      <w:del w:id="102" w:author="wangshaorong" w:date="2017-06-01T08:26:00Z">
        <w:r w:rsidDel="007C3C59">
          <w:delText xml:space="preserve"> </w:delText>
        </w:r>
      </w:del>
      <w:r>
        <w:t>定性，这将为 SOC 的制备带来新的思路，利用双重稳定性的材料，可以制备阴</w:t>
      </w:r>
      <w:del w:id="103" w:author="wangshaorong" w:date="2017-06-01T08:26:00Z">
        <w:r w:rsidDel="007C3C59">
          <w:delText xml:space="preserve"> </w:delText>
        </w:r>
      </w:del>
      <w:r>
        <w:t>阳极具有相同材料的 SOC 电池。Chen等人利用具有双重稳定性的 Sr</w:t>
      </w:r>
      <w:r w:rsidRPr="00B0071B">
        <w:rPr>
          <w:vertAlign w:val="subscript"/>
        </w:rPr>
        <w:t>2</w:t>
      </w:r>
      <w:r>
        <w:t>Fe</w:t>
      </w:r>
      <w:r w:rsidRPr="00B0071B">
        <w:rPr>
          <w:vertAlign w:val="subscript"/>
        </w:rPr>
        <w:t>1.5</w:t>
      </w:r>
      <w:r>
        <w:t>Mo</w:t>
      </w:r>
      <w:r w:rsidRPr="00B0071B">
        <w:rPr>
          <w:vertAlign w:val="subscript"/>
        </w:rPr>
        <w:t>0.5</w:t>
      </w:r>
      <w:r>
        <w:t>O</w:t>
      </w:r>
      <w:r w:rsidRPr="00B0071B">
        <w:rPr>
          <w:vertAlign w:val="subscript"/>
        </w:rPr>
        <w:t>6</w:t>
      </w:r>
      <w:r>
        <w:t xml:space="preserve"> (SFM)材料制备的具有对称结构的SOC电池，SFM|LSGM|SFM，在 900 </w:t>
      </w:r>
      <w:r>
        <w:rPr>
          <w:rFonts w:hint="eastAsia"/>
        </w:rPr>
        <w:t>℃</w:t>
      </w:r>
      <w:r>
        <w:t xml:space="preserve"> 下 1.3 V 电解电压时，SOEC 电解电流密度在 60 vol %水蒸气含量下达到 880 mA/ cm</w:t>
      </w:r>
      <w:r w:rsidRPr="00B0071B">
        <w:rPr>
          <w:vertAlign w:val="superscript"/>
        </w:rPr>
        <w:t>-2</w:t>
      </w:r>
      <w:r>
        <w:t xml:space="preserve"> ； SOFC 模式功率密度达到 835 mW /cm</w:t>
      </w:r>
      <w:r w:rsidRPr="00B0071B">
        <w:rPr>
          <w:vertAlign w:val="superscript"/>
        </w:rPr>
        <w:t>-2</w:t>
      </w:r>
      <w:r>
        <w:t xml:space="preserve"> ；该电池还具有良好的氧化还原稳定性 </w:t>
      </w:r>
      <w:r w:rsidRPr="00B0071B">
        <w:rPr>
          <w:vertAlign w:val="superscript"/>
        </w:rPr>
        <w:t>[30-31]</w:t>
      </w:r>
      <w:r>
        <w:t>。</w:t>
      </w:r>
    </w:p>
    <w:p w:rsidR="00BE559A" w:rsidRPr="008A081B" w:rsidRDefault="00BE559A" w:rsidP="00BE559A">
      <w:pPr>
        <w:rPr>
          <w:b/>
          <w:sz w:val="24"/>
        </w:rPr>
      </w:pPr>
      <w:r w:rsidRPr="008A081B">
        <w:rPr>
          <w:b/>
        </w:rPr>
        <w:t>1.4.3</w:t>
      </w:r>
      <w:r w:rsidRPr="008A081B">
        <w:rPr>
          <w:rFonts w:hint="eastAsia"/>
          <w:b/>
        </w:rPr>
        <w:t>固体氧化物电化学池（SOC）的氧电极材料</w:t>
      </w:r>
    </w:p>
    <w:p w:rsidR="00BE559A" w:rsidRPr="001B1623" w:rsidRDefault="00BE559A" w:rsidP="00BE559A">
      <w:pPr>
        <w:ind w:firstLine="420"/>
      </w:pPr>
      <w:r>
        <w:t>SOC 的氧电极在 SOEC 模式是氧离子氧化产生氧气的场所，SOFC 模式是氧 气还原为氧离子的场所，二者的氧电极材料是通用的。SOC 的氧电极材料须满</w:t>
      </w:r>
      <w:del w:id="104" w:author="wangshaorong" w:date="2017-06-01T08:26:00Z">
        <w:r w:rsidDel="007C3C59">
          <w:delText xml:space="preserve"> </w:delText>
        </w:r>
      </w:del>
      <w:r>
        <w:t>足以下要求</w:t>
      </w:r>
      <w:r w:rsidRPr="00B0071B">
        <w:rPr>
          <w:vertAlign w:val="superscript"/>
        </w:rPr>
        <w:t>[32]</w:t>
      </w:r>
      <w:r>
        <w:t>：</w:t>
      </w:r>
    </w:p>
    <w:p w:rsidR="00BE559A" w:rsidRDefault="00BE559A" w:rsidP="00BE559A">
      <w:pPr>
        <w:pStyle w:val="a5"/>
        <w:numPr>
          <w:ilvl w:val="0"/>
          <w:numId w:val="4"/>
        </w:numPr>
        <w:ind w:firstLineChars="0"/>
      </w:pPr>
      <w:r>
        <w:lastRenderedPageBreak/>
        <w:t>电导率：在氧化气氛下的电导率要足够高，以减小电池的欧姆极化，并且电导率在电池操作温度下长期工作稳定。</w:t>
      </w:r>
    </w:p>
    <w:p w:rsidR="00BE559A" w:rsidRDefault="00BE559A" w:rsidP="00BE559A">
      <w:pPr>
        <w:pStyle w:val="a5"/>
        <w:numPr>
          <w:ilvl w:val="0"/>
          <w:numId w:val="4"/>
        </w:numPr>
        <w:ind w:firstLineChars="0"/>
      </w:pPr>
      <w:r>
        <w:t>稳定性：必须在工作温度以及氧化气氛下保持结构、化学稳定性；</w:t>
      </w:r>
    </w:p>
    <w:p w:rsidR="00BE559A" w:rsidRDefault="00BE559A" w:rsidP="00BE559A">
      <w:pPr>
        <w:pStyle w:val="a5"/>
        <w:numPr>
          <w:ilvl w:val="0"/>
          <w:numId w:val="4"/>
        </w:numPr>
        <w:ind w:firstLineChars="0"/>
      </w:pPr>
      <w:r>
        <w:t>相容性：在烧结温度以及电池长期操作温度下不与电池其它组</w:t>
      </w:r>
      <w:proofErr w:type="gramStart"/>
      <w:r>
        <w:t>元发生</w:t>
      </w:r>
      <w:proofErr w:type="gramEnd"/>
      <w:r>
        <w:t>化学相互作用和元素扩散；</w:t>
      </w:r>
    </w:p>
    <w:p w:rsidR="00BE559A" w:rsidRDefault="00BE559A" w:rsidP="00BE559A">
      <w:pPr>
        <w:pStyle w:val="a5"/>
        <w:numPr>
          <w:ilvl w:val="0"/>
          <w:numId w:val="4"/>
        </w:numPr>
        <w:ind w:firstLineChars="0"/>
      </w:pPr>
      <w:r>
        <w:t>热膨胀系数匹配性：氧电极材料都要与电池其它组元热膨胀系数相匹配，避免制备以及操作过程中的开裂和剥落；</w:t>
      </w:r>
    </w:p>
    <w:p w:rsidR="00BE559A" w:rsidRDefault="00BE559A" w:rsidP="00BE559A">
      <w:pPr>
        <w:pStyle w:val="a5"/>
        <w:numPr>
          <w:ilvl w:val="0"/>
          <w:numId w:val="4"/>
        </w:numPr>
        <w:ind w:firstLineChars="0"/>
      </w:pPr>
      <w:r>
        <w:t>催化性能：氧电极材料必须有足够高的催化活性，以降低氧气的电化学还原反应活化能，减少极化损失；</w:t>
      </w:r>
    </w:p>
    <w:p w:rsidR="00BE559A" w:rsidRDefault="00BE559A" w:rsidP="00BE559A">
      <w:pPr>
        <w:pStyle w:val="a5"/>
        <w:numPr>
          <w:ilvl w:val="0"/>
          <w:numId w:val="4"/>
        </w:numPr>
        <w:ind w:firstLineChars="0"/>
      </w:pPr>
      <w:r>
        <w:t>气孔率：氧电极必须有足够的孔隙率来保证气体的扩散和迁移。</w:t>
      </w:r>
    </w:p>
    <w:p w:rsidR="00BE559A" w:rsidRDefault="00BE559A" w:rsidP="00BE559A">
      <w:pPr>
        <w:ind w:firstLine="420"/>
      </w:pPr>
      <w:r>
        <w:t>在 SOC 的氧电极材料中，目前研究和使用最多的是钙钛矿结构 ABO</w:t>
      </w:r>
      <w:r w:rsidRPr="00B0071B">
        <w:rPr>
          <w:vertAlign w:val="subscript"/>
        </w:rPr>
        <w:t>3</w:t>
      </w:r>
      <w:r>
        <w:t xml:space="preserve"> 型和 尖晶石结构的 A</w:t>
      </w:r>
      <w:r w:rsidRPr="00B0071B">
        <w:rPr>
          <w:vertAlign w:val="subscript"/>
        </w:rPr>
        <w:t>2</w:t>
      </w:r>
      <w:r>
        <w:t>BO</w:t>
      </w:r>
      <w:r w:rsidRPr="00B0071B">
        <w:rPr>
          <w:vertAlign w:val="subscript"/>
        </w:rPr>
        <w:t>4</w:t>
      </w:r>
      <w:r>
        <w:t xml:space="preserve"> 型的氧化物材料</w:t>
      </w:r>
      <w:r w:rsidRPr="00B0071B">
        <w:rPr>
          <w:vertAlign w:val="superscript"/>
        </w:rPr>
        <w:t>[33-34]</w:t>
      </w:r>
      <w:r>
        <w:t>。这些氧化物材料大多是混合导体， 同时具有电子和氧离子电导，其反应活性区域已不再仅仅局限于有限的三相界面处，而是拓展到了整个氧电极表面。</w:t>
      </w:r>
    </w:p>
    <w:p w:rsidR="00BE559A" w:rsidRDefault="00BE559A" w:rsidP="00BE559A">
      <w:pPr>
        <w:ind w:firstLine="420"/>
      </w:pPr>
      <w:r>
        <w:t>Sr 掺杂的 LaMnO</w:t>
      </w:r>
      <w:r w:rsidRPr="00B0071B">
        <w:rPr>
          <w:vertAlign w:val="subscript"/>
        </w:rPr>
        <w:t>3</w:t>
      </w:r>
      <w:r>
        <w:t>，La</w:t>
      </w:r>
      <w:r w:rsidRPr="00B0071B">
        <w:rPr>
          <w:vertAlign w:val="subscript"/>
        </w:rPr>
        <w:t>1-x</w:t>
      </w:r>
      <w:r>
        <w:t>Sr</w:t>
      </w:r>
      <w:r w:rsidRPr="00B0071B">
        <w:rPr>
          <w:vertAlign w:val="subscript"/>
        </w:rPr>
        <w:t>x</w:t>
      </w:r>
      <w:r>
        <w:t>MnO</w:t>
      </w:r>
      <w:r w:rsidRPr="00B0071B">
        <w:rPr>
          <w:vertAlign w:val="subscript"/>
        </w:rPr>
        <w:t>3+δ</w:t>
      </w:r>
      <w:r>
        <w:t xml:space="preserve"> (LSM)是最常用的 SOFC 阴极材料。随着 Sr 的掺杂量的提高 LSM 的电导率逐渐增加，当 Sr 含量在 50-55 %的时候，电导 率达到最大，但当 Sr 含量高于 30 %时，高温下阴极会和 YSZ 电解质反应生成 SrZrO</w:t>
      </w:r>
      <w:r w:rsidRPr="00B0071B">
        <w:rPr>
          <w:vertAlign w:val="subscript"/>
        </w:rPr>
        <w:t>3</w:t>
      </w:r>
      <w:r>
        <w:t>，不仅会降低阴极的反应活性，而且会极大增加反应界面的电阻，因此实际使用的 LSM 的掺杂量通常低于 30 %。LSM 材料在高氧分压下，其结构中的</w:t>
      </w:r>
      <w:r>
        <w:sym w:font="Symbol" w:char="F064"/>
      </w:r>
      <w:r>
        <w:t>为正值，而只有在极低的氧分压下才表现出负值，是一种氧过量的状态，晶格中几乎没有氧空位，因此，LSM 材料作为氧电极工作时，几乎无氧离子电导率</w:t>
      </w:r>
      <w:r w:rsidRPr="00B0071B">
        <w:rPr>
          <w:vertAlign w:val="superscript"/>
        </w:rPr>
        <w:t>[35]</w:t>
      </w:r>
      <w:r>
        <w:t>。 在实际使用中通常通过加入离子电导相如 SSZ、YSZ、掺杂 Bi</w:t>
      </w:r>
      <w:r w:rsidRPr="00B0071B">
        <w:rPr>
          <w:vertAlign w:val="subscript"/>
        </w:rPr>
        <w:t>2</w:t>
      </w:r>
      <w:r>
        <w:t>O</w:t>
      </w:r>
      <w:r w:rsidRPr="00B0071B">
        <w:rPr>
          <w:vertAlign w:val="subscript"/>
        </w:rPr>
        <w:t>3</w:t>
      </w:r>
      <w:r>
        <w:t>、掺杂 CeO</w:t>
      </w:r>
      <w:r w:rsidRPr="00B0071B">
        <w:rPr>
          <w:vertAlign w:val="subscript"/>
        </w:rPr>
        <w:t>2</w:t>
      </w:r>
      <w:r>
        <w:t xml:space="preserve"> 等高氧离子电导率的材料组成复合阴极，以提高阴极的活性，增大</w:t>
      </w:r>
      <w:r>
        <w:lastRenderedPageBreak/>
        <w:t>阴极/电解质/ 气相三相反应界面（TPB），改善阴极微观结构。</w:t>
      </w:r>
    </w:p>
    <w:p w:rsidR="00BE559A" w:rsidRPr="007952A5" w:rsidRDefault="00BE559A" w:rsidP="00BE559A">
      <w:pPr>
        <w:ind w:firstLine="420"/>
      </w:pPr>
      <w:r>
        <w:t>除 LSM 外</w:t>
      </w:r>
      <w:r>
        <w:rPr>
          <w:rFonts w:hint="eastAsia"/>
        </w:rPr>
        <w:t>，</w:t>
      </w:r>
      <w:r>
        <w:t>其 他 钙 钛 矿 氧 电 极 材 料 如 LSC(La</w:t>
      </w:r>
      <w:r w:rsidRPr="00B0071B">
        <w:rPr>
          <w:vertAlign w:val="subscript"/>
        </w:rPr>
        <w:t>0.8</w:t>
      </w:r>
      <w:r>
        <w:t>Sr</w:t>
      </w:r>
      <w:r w:rsidRPr="00B0071B">
        <w:rPr>
          <w:vertAlign w:val="subscript"/>
        </w:rPr>
        <w:t>0.2</w:t>
      </w:r>
      <w:r>
        <w:t>CoO</w:t>
      </w:r>
      <w:r w:rsidRPr="00B0071B">
        <w:rPr>
          <w:vertAlign w:val="subscript"/>
        </w:rPr>
        <w:t>3-δ</w:t>
      </w:r>
      <w:r>
        <w:t>) 、LSCF(La</w:t>
      </w:r>
      <w:r w:rsidRPr="00B0071B">
        <w:rPr>
          <w:vertAlign w:val="subscript"/>
        </w:rPr>
        <w:t>0.6</w:t>
      </w:r>
      <w:r>
        <w:t>Ca</w:t>
      </w:r>
      <w:r w:rsidRPr="00B0071B">
        <w:rPr>
          <w:vertAlign w:val="subscript"/>
        </w:rPr>
        <w:t>0.4</w:t>
      </w:r>
      <w:r>
        <w:t>Co</w:t>
      </w:r>
      <w:r w:rsidRPr="00B0071B">
        <w:rPr>
          <w:vertAlign w:val="subscript"/>
        </w:rPr>
        <w:t>0. 8</w:t>
      </w:r>
      <w:r>
        <w:t>Fe</w:t>
      </w:r>
      <w:r w:rsidRPr="00B0071B">
        <w:rPr>
          <w:vertAlign w:val="subscript"/>
        </w:rPr>
        <w:t>0.2</w:t>
      </w:r>
      <w:r>
        <w:t>O</w:t>
      </w:r>
      <w:r w:rsidRPr="00B0071B">
        <w:rPr>
          <w:vertAlign w:val="subscript"/>
        </w:rPr>
        <w:t>3-δ</w:t>
      </w:r>
      <w:r>
        <w:t>)、SSC(Sm</w:t>
      </w:r>
      <w:r w:rsidRPr="00B0071B">
        <w:rPr>
          <w:vertAlign w:val="subscript"/>
        </w:rPr>
        <w:t>0.5</w:t>
      </w:r>
      <w:r>
        <w:t>Sr</w:t>
      </w:r>
      <w:r w:rsidRPr="00B0071B">
        <w:rPr>
          <w:vertAlign w:val="subscript"/>
        </w:rPr>
        <w:t>0.8</w:t>
      </w:r>
      <w:r>
        <w:t>CoO</w:t>
      </w:r>
      <w:r w:rsidRPr="00B0071B">
        <w:rPr>
          <w:vertAlign w:val="subscript"/>
        </w:rPr>
        <w:t>3</w:t>
      </w:r>
      <w:r>
        <w:t>)、BSCF(Ba</w:t>
      </w:r>
      <w:r w:rsidRPr="00B0071B">
        <w:rPr>
          <w:vertAlign w:val="subscript"/>
        </w:rPr>
        <w:t>0.5</w:t>
      </w:r>
      <w:r>
        <w:t>Sr</w:t>
      </w:r>
      <w:r w:rsidRPr="00B0071B">
        <w:rPr>
          <w:vertAlign w:val="subscript"/>
        </w:rPr>
        <w:t>0.5</w:t>
      </w:r>
      <w:r>
        <w:t>Co</w:t>
      </w:r>
      <w:r w:rsidRPr="00B0071B">
        <w:rPr>
          <w:vertAlign w:val="subscript"/>
        </w:rPr>
        <w:t>0.8</w:t>
      </w:r>
      <w:r>
        <w:t>Fe</w:t>
      </w:r>
      <w:r w:rsidRPr="00B0071B">
        <w:rPr>
          <w:vertAlign w:val="subscript"/>
        </w:rPr>
        <w:t>0.2</w:t>
      </w:r>
      <w:r>
        <w:t>O</w:t>
      </w:r>
      <w:r w:rsidRPr="00B0071B">
        <w:rPr>
          <w:vertAlign w:val="subscript"/>
        </w:rPr>
        <w:t>3</w:t>
      </w:r>
      <w:r>
        <w:t>)</w:t>
      </w:r>
      <w:r w:rsidRPr="008A081B">
        <w:t xml:space="preserve"> </w:t>
      </w:r>
      <w:r>
        <w:t>等由于其优异的中低温性能而备受关注</w:t>
      </w:r>
      <w:r w:rsidRPr="00B0071B">
        <w:rPr>
          <w:vertAlign w:val="superscript"/>
        </w:rPr>
        <w:t>[36-37]</w:t>
      </w:r>
      <w:r>
        <w:t>。</w:t>
      </w:r>
    </w:p>
    <w:p w:rsidR="00BE559A" w:rsidRDefault="00BE559A" w:rsidP="00BE559A">
      <w:pPr>
        <w:rPr>
          <w:b/>
          <w:sz w:val="24"/>
        </w:rPr>
      </w:pPr>
      <w:r w:rsidRPr="008A081B">
        <w:rPr>
          <w:rFonts w:hint="eastAsia"/>
          <w:b/>
          <w:sz w:val="24"/>
        </w:rPr>
        <w:t>1.</w:t>
      </w:r>
      <w:r>
        <w:rPr>
          <w:b/>
          <w:sz w:val="24"/>
        </w:rPr>
        <w:t>5</w:t>
      </w:r>
      <w:r w:rsidRPr="008A081B">
        <w:rPr>
          <w:rFonts w:hint="eastAsia"/>
          <w:b/>
          <w:sz w:val="24"/>
        </w:rPr>
        <w:t>燃料电池的发展现状和趋势</w:t>
      </w:r>
    </w:p>
    <w:p w:rsidR="00BE559A" w:rsidRDefault="00BE559A" w:rsidP="00BE559A">
      <w:pPr>
        <w:ind w:firstLine="420"/>
      </w:pPr>
      <w:r>
        <w:t>目前，SOC 的发展根据应用领域的不同，处于不同的发展阶段</w:t>
      </w:r>
      <w:r>
        <w:rPr>
          <w:rFonts w:hint="eastAsia"/>
        </w:rPr>
        <w:t>。</w:t>
      </w:r>
      <w:r>
        <w:t>以发电为应用的 SOFC 目前已经进入产业化的关键时期，而且已经有面向市场的成熟产品诞生；而以电解制氢为应用目标的 SOEC 则基本还处于实验室研究阶段，但是 SOFC 的电池、</w:t>
      </w:r>
      <w:proofErr w:type="gramStart"/>
      <w:r>
        <w:t>电堆等</w:t>
      </w:r>
      <w:proofErr w:type="gramEnd"/>
      <w:r>
        <w:t>关键技术与 SOEC是互通的</w:t>
      </w:r>
      <w:r>
        <w:rPr>
          <w:rFonts w:hint="eastAsia"/>
        </w:rPr>
        <w:t>。</w:t>
      </w:r>
      <w:r>
        <w:t>所以，一旦 SOFC 技术成熟， SOEC 的发展必将突飞猛进。</w:t>
      </w:r>
    </w:p>
    <w:p w:rsidR="00BE559A" w:rsidRDefault="00BE559A" w:rsidP="00BE559A">
      <w:pPr>
        <w:rPr>
          <w:b/>
        </w:rPr>
      </w:pPr>
      <w:r w:rsidRPr="007F450D">
        <w:rPr>
          <w:rFonts w:hint="eastAsia"/>
          <w:b/>
        </w:rPr>
        <w:t>1.5.1</w:t>
      </w:r>
      <w:r w:rsidRPr="007F450D">
        <w:rPr>
          <w:b/>
        </w:rPr>
        <w:t>SOFC 发展现状</w:t>
      </w:r>
    </w:p>
    <w:p w:rsidR="00BE559A" w:rsidRDefault="00BE559A" w:rsidP="00BE559A">
      <w:r>
        <w:rPr>
          <w:b/>
        </w:rPr>
        <w:tab/>
      </w:r>
      <w:r>
        <w:t>自 1937 年诞生第一个以氧化锆为电解质的 SOFC 以来，SOFC 凭借其超高</w:t>
      </w:r>
      <w:del w:id="105" w:author="wangshaorong" w:date="2017-06-01T08:27:00Z">
        <w:r w:rsidDel="007C3C59">
          <w:delText xml:space="preserve"> </w:delText>
        </w:r>
      </w:del>
      <w:r>
        <w:t>的发电效率等优势吸引着世界各国不断地进行研究和开发。随着 Siemens Westinghouse 的高温运行(1000</w:t>
      </w:r>
      <w:r>
        <w:rPr>
          <w:rFonts w:hint="eastAsia"/>
        </w:rPr>
        <w:t>℃</w:t>
      </w:r>
      <w:r>
        <w:t>)SOFC 发电站的商业化失败，SOFC 进入了中低温(500-800</w:t>
      </w:r>
      <w:r>
        <w:rPr>
          <w:rFonts w:hint="eastAsia"/>
        </w:rPr>
        <w:t>℃</w:t>
      </w:r>
      <w:r>
        <w:t>)运行时代</w:t>
      </w:r>
      <w:r w:rsidRPr="008C0354">
        <w:rPr>
          <w:vertAlign w:val="superscript"/>
        </w:rPr>
        <w:t>[38]</w:t>
      </w:r>
      <w:r>
        <w:t xml:space="preserve">。SOFC 在大型固定发电领域有着广阔的应用前景， 例如苹果公司在北卡罗来纳州建立的全球最大数据中心将会采用 20 </w:t>
      </w:r>
      <w:proofErr w:type="gramStart"/>
      <w:r>
        <w:t>兆瓦的</w:t>
      </w:r>
      <w:proofErr w:type="gramEnd"/>
      <w:r>
        <w:t xml:space="preserve">太阳 </w:t>
      </w:r>
      <w:proofErr w:type="gramStart"/>
      <w:r>
        <w:t>能电和</w:t>
      </w:r>
      <w:proofErr w:type="gramEnd"/>
      <w:r>
        <w:t xml:space="preserve"> 5 </w:t>
      </w:r>
      <w:proofErr w:type="gramStart"/>
      <w:r>
        <w:t>兆瓦的</w:t>
      </w:r>
      <w:proofErr w:type="gramEnd"/>
      <w:r>
        <w:t>燃料电池发电系统，而且这只能满足 10 %的电力需求。在该领</w:t>
      </w:r>
      <w:del w:id="106" w:author="wangshaorong" w:date="2017-06-01T08:27:00Z">
        <w:r w:rsidDel="007C3C59">
          <w:delText xml:space="preserve"> </w:delText>
        </w:r>
      </w:del>
      <w:r>
        <w:t>域，美国固态能量转换联盟(SECA)的 SOFC 技术处于世界领先水平。1999 成立 的美国固态能量转换联盟旨在发展低成本、模块化、燃料适用范围广的多用途 SOFC 发电技术</w:t>
      </w:r>
      <w:r w:rsidRPr="0008677D">
        <w:rPr>
          <w:vertAlign w:val="superscript"/>
        </w:rPr>
        <w:t>[</w:t>
      </w:r>
      <w:r w:rsidR="0008677D" w:rsidRPr="0008677D">
        <w:rPr>
          <w:vertAlign w:val="superscript"/>
        </w:rPr>
        <w:t>39-40</w:t>
      </w:r>
      <w:r w:rsidRPr="0008677D">
        <w:rPr>
          <w:vertAlign w:val="superscript"/>
        </w:rPr>
        <w:t>]</w:t>
      </w:r>
      <w:r>
        <w:t>。SECA 在 2011 年已经完成其第二阶段的目标，即完成 25 kW</w:t>
      </w:r>
      <w:proofErr w:type="gramStart"/>
      <w:r>
        <w:t>级电堆研发</w:t>
      </w:r>
      <w:proofErr w:type="gramEnd"/>
      <w:r>
        <w:t>，</w:t>
      </w:r>
      <w:proofErr w:type="gramStart"/>
      <w:r>
        <w:t>电堆运行</w:t>
      </w:r>
      <w:proofErr w:type="gramEnd"/>
      <w:r>
        <w:t>1500 h，衰减率小于1 %/1000h，</w:t>
      </w:r>
      <w:proofErr w:type="gramStart"/>
      <w:r>
        <w:t>电堆成本</w:t>
      </w:r>
      <w:proofErr w:type="gramEnd"/>
      <w:r>
        <w:t>降至170 $/kW （2007 年汇率），发电系统成本小于 700 $/kW</w:t>
      </w:r>
      <w:r w:rsidRPr="0008677D">
        <w:rPr>
          <w:vertAlign w:val="superscript"/>
        </w:rPr>
        <w:t>[</w:t>
      </w:r>
      <w:r w:rsidR="0008677D" w:rsidRPr="0008677D">
        <w:rPr>
          <w:vertAlign w:val="superscript"/>
        </w:rPr>
        <w:t>41</w:t>
      </w:r>
      <w:r w:rsidRPr="0008677D">
        <w:rPr>
          <w:vertAlign w:val="superscript"/>
        </w:rPr>
        <w:t>]</w:t>
      </w:r>
      <w:r>
        <w:t>。SECA 企业</w:t>
      </w:r>
      <w:proofErr w:type="gramStart"/>
      <w:r>
        <w:t>级成员</w:t>
      </w:r>
      <w:proofErr w:type="gramEnd"/>
      <w:r>
        <w:t>主要负责 进行单电池量产、</w:t>
      </w:r>
      <w:proofErr w:type="gramStart"/>
      <w:r>
        <w:t>电堆组装</w:t>
      </w:r>
      <w:proofErr w:type="gramEnd"/>
      <w:r>
        <w:t>以及系统集成，是 SOFC 产业化的主要推动者。SECA 企业</w:t>
      </w:r>
      <w:proofErr w:type="gramStart"/>
      <w:r>
        <w:t>级成员</w:t>
      </w:r>
      <w:proofErr w:type="gramEnd"/>
      <w:r>
        <w:t>中的 Fuel Cell Energy 和 Versa Power System 公司作为合作伙伴，致 力于阳极支撑</w:t>
      </w:r>
      <w:r>
        <w:lastRenderedPageBreak/>
        <w:t>型平板 SOFC 的开发，其第三代单电池已经量产，单电池有效面积 550 cm</w:t>
      </w:r>
      <w:r w:rsidRPr="007C3C59">
        <w:rPr>
          <w:vertAlign w:val="superscript"/>
          <w:rPrChange w:id="107" w:author="wangshaorong" w:date="2017-06-01T08:28:00Z">
            <w:rPr/>
          </w:rPrChange>
        </w:rPr>
        <w:t>2</w:t>
      </w:r>
      <w:r>
        <w:t>，15000 h 寿命测试显示，衰减率小于 0.3%/1000h，电池具有良好</w:t>
      </w:r>
      <w:proofErr w:type="gramStart"/>
      <w:r>
        <w:t>的热循</w:t>
      </w:r>
      <w:proofErr w:type="gramEnd"/>
      <w:del w:id="108" w:author="wangshaorong" w:date="2017-06-01T08:28:00Z">
        <w:r w:rsidDel="007C3C59">
          <w:delText xml:space="preserve"> </w:delText>
        </w:r>
      </w:del>
      <w:r>
        <w:t>环稳定性；组装的 96 片电池的</w:t>
      </w:r>
      <w:proofErr w:type="gramStart"/>
      <w:r>
        <w:t>电堆塔</w:t>
      </w:r>
      <w:proofErr w:type="gramEnd"/>
      <w:r>
        <w:t>，以天然气-氢气混合气为燃料，在平均 0.82V 的工作条件下，715 oC 功率可达 15 kW，燃料利用率为 68%，衰减率小于 1.5%/1000h；</w:t>
      </w:r>
      <w:proofErr w:type="gramStart"/>
      <w:r>
        <w:t>电堆成本</w:t>
      </w:r>
      <w:proofErr w:type="gramEnd"/>
      <w:r>
        <w:t xml:space="preserve">已经降至 147 $/kW，预计发电系统成本为 635 $/kW。2012 年 8 </w:t>
      </w:r>
      <w:proofErr w:type="gramStart"/>
      <w:r>
        <w:t>月该公司</w:t>
      </w:r>
      <w:proofErr w:type="gramEnd"/>
      <w:r>
        <w:t>开始评估 60 kW 发电单元性能，同时已经完成 60 kW 热电</w:t>
      </w:r>
      <w:proofErr w:type="gramStart"/>
      <w:r>
        <w:t>联共系</w:t>
      </w:r>
      <w:proofErr w:type="gramEnd"/>
      <w:del w:id="109" w:author="wangshaorong" w:date="2017-06-01T08:28:00Z">
        <w:r w:rsidDel="007C3C59">
          <w:delText xml:space="preserve"> </w:delText>
        </w:r>
      </w:del>
      <w:r>
        <w:t>统设计，预计将在 2015 年推出 250 kW 发电系统</w:t>
      </w:r>
      <w:r w:rsidRPr="0008677D">
        <w:rPr>
          <w:vertAlign w:val="superscript"/>
        </w:rPr>
        <w:t>[</w:t>
      </w:r>
      <w:r w:rsidR="0008677D" w:rsidRPr="0008677D">
        <w:rPr>
          <w:vertAlign w:val="superscript"/>
        </w:rPr>
        <w:t>42</w:t>
      </w:r>
      <w:r w:rsidRPr="0008677D">
        <w:rPr>
          <w:vertAlign w:val="superscript"/>
        </w:rPr>
        <w:t>]</w:t>
      </w:r>
      <w:r>
        <w:t>。Delphi 和 UTC power 公司</w:t>
      </w:r>
      <w:del w:id="110" w:author="wangshaorong" w:date="2017-06-01T08:28:00Z">
        <w:r w:rsidDel="007C3C59">
          <w:delText xml:space="preserve"> </w:delText>
        </w:r>
      </w:del>
      <w:r>
        <w:t>作为合作伙伴，同样致力于阳极支撑平板 SOFC 技术，其开发的单电池呈矩形， 面积为 403 cm2。含 38 片单电池</w:t>
      </w:r>
      <w:proofErr w:type="gramStart"/>
      <w:r>
        <w:t>的电堆以</w:t>
      </w:r>
      <w:proofErr w:type="gramEnd"/>
      <w:r>
        <w:t>氢气-氮气混合气为燃料时，功率可达 7.5 kW，</w:t>
      </w:r>
      <w:proofErr w:type="gramStart"/>
      <w:r>
        <w:t>电堆运行</w:t>
      </w:r>
      <w:proofErr w:type="gramEnd"/>
      <w:r>
        <w:t>超过 5000 h，热循环超过 200 次，</w:t>
      </w:r>
      <w:proofErr w:type="gramStart"/>
      <w:r>
        <w:t>电堆的</w:t>
      </w:r>
      <w:proofErr w:type="gramEnd"/>
      <w:r>
        <w:t>开路电压无衰减</w:t>
      </w:r>
      <w:r w:rsidRPr="0008677D">
        <w:rPr>
          <w:vertAlign w:val="superscript"/>
        </w:rPr>
        <w:t>[</w:t>
      </w:r>
      <w:r w:rsidR="0008677D" w:rsidRPr="0008677D">
        <w:rPr>
          <w:vertAlign w:val="superscript"/>
        </w:rPr>
        <w:t>43</w:t>
      </w:r>
      <w:r w:rsidRPr="0008677D">
        <w:rPr>
          <w:vertAlign w:val="superscript"/>
        </w:rPr>
        <w:t>]</w:t>
      </w:r>
      <w:r>
        <w:t>。</w:t>
      </w:r>
    </w:p>
    <w:p w:rsidR="00BE559A" w:rsidRDefault="00BE559A" w:rsidP="00BE559A">
      <w:r>
        <w:tab/>
        <w:t>LG Fuel Cell Systems 公司（2012年6月收购Rolls-Royce Fuel Cell Systems公司） 作为 SECA 企业级成员，致力于开发其特有的集成板式 SOFC 技术，该公司目前 已</w:t>
      </w:r>
      <w:proofErr w:type="gramStart"/>
      <w:r>
        <w:t>完成电堆的</w:t>
      </w:r>
      <w:proofErr w:type="gramEnd"/>
      <w:r>
        <w:t xml:space="preserve">加压测试，阴极空气压力为 6 </w:t>
      </w:r>
      <w:proofErr w:type="gramStart"/>
      <w:r>
        <w:t>个</w:t>
      </w:r>
      <w:proofErr w:type="gramEnd"/>
      <w:r>
        <w:t>大气压，860 oC 下以管道天然气为 燃料，2 板（Strip）电池组成的</w:t>
      </w:r>
      <w:proofErr w:type="gramStart"/>
      <w:r>
        <w:t>电堆剁</w:t>
      </w:r>
      <w:proofErr w:type="gramEnd"/>
      <w:r>
        <w:t>（Stack block）功率达 7.5 kW，运行超过 1500 h，衰减率为 0.9 %/1000 h，目前正在测试 5 板电池组成的</w:t>
      </w:r>
      <w:proofErr w:type="gramStart"/>
      <w:r>
        <w:t>电堆剁</w:t>
      </w:r>
      <w:proofErr w:type="gramEnd"/>
      <w:r>
        <w:t xml:space="preserve">[119]。其他 SOFC 的 </w:t>
      </w:r>
      <w:proofErr w:type="gramStart"/>
      <w:r>
        <w:t>研</w:t>
      </w:r>
      <w:proofErr w:type="gramEnd"/>
      <w:r>
        <w:t xml:space="preserve"> 发 单 位 主 要 集 中 在 德 国 、 日 本 、 丹 麦 等 发 达 国 家 。 德 国 Forschungszentrum Jülich 是开发阳极支撑平板型 SOFC 的著名机构，致力于研发 5～20 kW 级 SOFC 发电系统[120-121]。丹麦的 TOPSOE 公司与 Risø国家实验室合 作开发阳极支撑平板型 SOFC（5 kW 级电池堆），已与芬兰的 Wärtsilä公司合作 完成 20 kW 演示系统，并将与 Wärtsilä公司合作开发 200 kW 级的发电系统</w:t>
      </w:r>
      <w:r w:rsidRPr="0008677D">
        <w:rPr>
          <w:vertAlign w:val="superscript"/>
        </w:rPr>
        <w:t>[</w:t>
      </w:r>
      <w:r w:rsidR="0008677D" w:rsidRPr="0008677D">
        <w:rPr>
          <w:vertAlign w:val="superscript"/>
        </w:rPr>
        <w:t>44</w:t>
      </w:r>
      <w:r w:rsidRPr="0008677D">
        <w:rPr>
          <w:vertAlign w:val="superscript"/>
        </w:rPr>
        <w:t>]</w:t>
      </w:r>
      <w:r>
        <w:t>。 日本三菱重工也宣布 2013 年将推出 250 kW 加压 SOFC 发电系统。</w:t>
      </w:r>
    </w:p>
    <w:p w:rsidR="00BE559A" w:rsidRDefault="00BE559A" w:rsidP="00BE559A">
      <w:r>
        <w:tab/>
        <w:t>SOFC 在分布式发电领域进展则更为令人瞩目，目前从几十瓦的便携式电源 系统到</w:t>
      </w:r>
      <w:proofErr w:type="gramStart"/>
      <w:r>
        <w:t>千</w:t>
      </w:r>
      <w:r>
        <w:lastRenderedPageBreak/>
        <w:t>瓦级</w:t>
      </w:r>
      <w:proofErr w:type="gramEnd"/>
      <w:r>
        <w:t>的家庭热电联供系统，再到数百千瓦级的分布式电源系统，均已有 了成熟的产品进入市场。该领域的代表美国清洁能源公司 Bloom Energy 开发的 100~200 kW 的分布式 SOFC 发电系统，Bloom Energy Server，如图 1-</w:t>
      </w:r>
      <w:r w:rsidR="005F220F">
        <w:t>3</w:t>
      </w:r>
      <w:r>
        <w:t xml:space="preserve"> 所示</w:t>
      </w:r>
      <w:r w:rsidRPr="0008677D">
        <w:rPr>
          <w:vertAlign w:val="superscript"/>
        </w:rPr>
        <w:t>[</w:t>
      </w:r>
      <w:r w:rsidR="0008677D" w:rsidRPr="0008677D">
        <w:rPr>
          <w:vertAlign w:val="superscript"/>
        </w:rPr>
        <w:t>45</w:t>
      </w:r>
      <w:r w:rsidRPr="0008677D">
        <w:rPr>
          <w:vertAlign w:val="superscript"/>
        </w:rPr>
        <w:t>]</w:t>
      </w:r>
      <w:r>
        <w:t>。 目前，该产品已经成功进入 Google、Wal-Mart 和 eBay 等公司发电，并且取得了</w:t>
      </w:r>
      <w:del w:id="111" w:author="wangshaorong" w:date="2017-06-01T08:28:00Z">
        <w:r w:rsidDel="007C3C59">
          <w:delText xml:space="preserve"> </w:delText>
        </w:r>
      </w:del>
      <w:r>
        <w:t>不错的运行效果。</w:t>
      </w:r>
    </w:p>
    <w:p w:rsidR="00BE559A" w:rsidRDefault="005F220F" w:rsidP="00BE559A">
      <w:pPr>
        <w:jc w:val="center"/>
        <w:rPr>
          <w:b/>
        </w:rPr>
      </w:pPr>
      <w:r>
        <w:rPr>
          <w:noProof/>
        </w:rPr>
        <w:drawing>
          <wp:inline distT="0" distB="0" distL="0" distR="0">
            <wp:extent cx="4201886" cy="1383597"/>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225447" cy="1391355"/>
                    </a:xfrm>
                    <a:prstGeom prst="rect">
                      <a:avLst/>
                    </a:prstGeom>
                  </pic:spPr>
                </pic:pic>
              </a:graphicData>
            </a:graphic>
          </wp:inline>
        </w:drawing>
      </w:r>
    </w:p>
    <w:p w:rsidR="005F220F" w:rsidRPr="005F220F" w:rsidRDefault="005F220F" w:rsidP="00BE559A">
      <w:pPr>
        <w:jc w:val="center"/>
      </w:pPr>
      <w:r w:rsidRPr="005F220F">
        <w:rPr>
          <w:rFonts w:hint="eastAsia"/>
        </w:rPr>
        <w:t>图1-3 Bloom Energy公司开发的SOFC发电系统</w:t>
      </w:r>
    </w:p>
    <w:p w:rsidR="00BE559A" w:rsidRDefault="005F220F" w:rsidP="00BE559A">
      <w:pPr>
        <w:jc w:val="center"/>
        <w:rPr>
          <w:b/>
        </w:rPr>
      </w:pPr>
      <w:r>
        <w:rPr>
          <w:noProof/>
        </w:rPr>
        <w:drawing>
          <wp:inline distT="0" distB="0" distL="0" distR="0">
            <wp:extent cx="2443843" cy="1353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78671" cy="1373048"/>
                    </a:xfrm>
                    <a:prstGeom prst="rect">
                      <a:avLst/>
                    </a:prstGeom>
                  </pic:spPr>
                </pic:pic>
              </a:graphicData>
            </a:graphic>
          </wp:inline>
        </w:drawing>
      </w:r>
    </w:p>
    <w:p w:rsidR="005F220F" w:rsidRPr="005F220F" w:rsidRDefault="005F220F" w:rsidP="00BE559A">
      <w:pPr>
        <w:jc w:val="center"/>
      </w:pPr>
      <w:r w:rsidRPr="005F220F">
        <w:rPr>
          <w:rFonts w:hint="eastAsia"/>
        </w:rPr>
        <w:t>图1-4</w:t>
      </w:r>
      <w:r w:rsidRPr="005F220F">
        <w:t xml:space="preserve"> </w:t>
      </w:r>
      <w:r w:rsidRPr="005F220F">
        <w:rPr>
          <w:rFonts w:hint="eastAsia"/>
        </w:rPr>
        <w:t>日本日矿日石能源公司开发的甲用S</w:t>
      </w:r>
      <w:r w:rsidRPr="005F220F">
        <w:t>OFC</w:t>
      </w:r>
      <w:r w:rsidRPr="005F220F">
        <w:rPr>
          <w:rFonts w:hint="eastAsia"/>
        </w:rPr>
        <w:t>发电系统</w:t>
      </w:r>
    </w:p>
    <w:p w:rsidR="00BE559A" w:rsidRDefault="00BE559A" w:rsidP="00BE559A">
      <w:pPr>
        <w:ind w:firstLine="420"/>
      </w:pPr>
      <w:r>
        <w:t>2012 年 4 月日本日矿日石能源（ENEOS）推出了名为―ENE-FARM type S‖ 的家用 SOFC 发电系统，如图 1-</w:t>
      </w:r>
      <w:r w:rsidR="005F220F">
        <w:t>4</w:t>
      </w:r>
      <w:r>
        <w:t xml:space="preserve"> 所示</w:t>
      </w:r>
      <w:r w:rsidRPr="0008677D">
        <w:rPr>
          <w:vertAlign w:val="superscript"/>
        </w:rPr>
        <w:t>[</w:t>
      </w:r>
      <w:r w:rsidR="0008677D" w:rsidRPr="0008677D">
        <w:rPr>
          <w:vertAlign w:val="superscript"/>
        </w:rPr>
        <w:t>46</w:t>
      </w:r>
      <w:r w:rsidRPr="0008677D">
        <w:rPr>
          <w:vertAlign w:val="superscript"/>
        </w:rPr>
        <w:t>]</w:t>
      </w:r>
      <w:r>
        <w:t>。其额定输出功率为 700 W，额定发</w:t>
      </w:r>
      <w:del w:id="112" w:author="wangshaorong" w:date="2017-06-01T08:28:00Z">
        <w:r w:rsidDel="007C3C59">
          <w:delText xml:space="preserve"> </w:delText>
        </w:r>
      </w:del>
      <w:r>
        <w:t xml:space="preserve">电效率为46.5 %，综合能源效率高达90.0 %。澳大利亚CFCL公司的BlueGen 2kW 热电联供燃料电池系统也已成功进入市场，电效率可达 60 %，热效率为 25 %。 </w:t>
      </w:r>
    </w:p>
    <w:p w:rsidR="00BE559A" w:rsidRPr="007F450D" w:rsidRDefault="00BE559A" w:rsidP="00BE559A">
      <w:pPr>
        <w:ind w:firstLine="420"/>
        <w:rPr>
          <w:b/>
        </w:rPr>
      </w:pPr>
      <w:r>
        <w:t xml:space="preserve">管式 SOFC 以其优良的抗热震性能在便携式电源与小型备用电源开发领域 备受关注，美国 Acumentrics 公司开发的 2~10 kW 备用电源及数百瓦的便携式电 </w:t>
      </w:r>
      <w:proofErr w:type="gramStart"/>
      <w:r>
        <w:t>源采用</w:t>
      </w:r>
      <w:proofErr w:type="gramEnd"/>
      <w:r>
        <w:t>阳极支撑管式 SOFC，启动时间仅为 45 min 左右</w:t>
      </w:r>
      <w:r w:rsidRPr="0008677D">
        <w:rPr>
          <w:vertAlign w:val="superscript"/>
        </w:rPr>
        <w:t>[</w:t>
      </w:r>
      <w:r w:rsidR="0008677D" w:rsidRPr="0008677D">
        <w:rPr>
          <w:vertAlign w:val="superscript"/>
        </w:rPr>
        <w:t>47</w:t>
      </w:r>
      <w:r w:rsidRPr="0008677D">
        <w:rPr>
          <w:vertAlign w:val="superscript"/>
        </w:rPr>
        <w:t>]</w:t>
      </w:r>
      <w:r>
        <w:t>；日本产业技术综合 研究所开发的 5~36 V 直流便携式电源，同样使用阳极支撑</w:t>
      </w:r>
      <w:proofErr w:type="gramStart"/>
      <w:r>
        <w:t>管式管式</w:t>
      </w:r>
      <w:proofErr w:type="gramEnd"/>
      <w:r>
        <w:t xml:space="preserve"> SOFC，以 液化石油气(LPG)为燃料，可在 2 min 升温至 400 </w:t>
      </w:r>
      <w:r w:rsidR="0008677D">
        <w:rPr>
          <w:rFonts w:hint="eastAsia"/>
        </w:rPr>
        <w:t>℃</w:t>
      </w:r>
      <w:r>
        <w:t>，如图 1-</w:t>
      </w:r>
      <w:r w:rsidR="005F220F">
        <w:t>5</w:t>
      </w:r>
      <w:r>
        <w:t xml:space="preserve"> 所示</w:t>
      </w:r>
      <w:r w:rsidRPr="0008677D">
        <w:rPr>
          <w:vertAlign w:val="superscript"/>
        </w:rPr>
        <w:t>[</w:t>
      </w:r>
      <w:r w:rsidR="0008677D" w:rsidRPr="0008677D">
        <w:rPr>
          <w:vertAlign w:val="superscript"/>
        </w:rPr>
        <w:t>48</w:t>
      </w:r>
      <w:r w:rsidRPr="0008677D">
        <w:rPr>
          <w:vertAlign w:val="superscript"/>
        </w:rPr>
        <w:t>]</w:t>
      </w:r>
      <w:r>
        <w:t>。</w:t>
      </w:r>
    </w:p>
    <w:p w:rsidR="00BE559A" w:rsidRDefault="005F220F" w:rsidP="00BE559A">
      <w:pPr>
        <w:ind w:firstLine="420"/>
        <w:jc w:val="center"/>
        <w:rPr>
          <w:b/>
          <w:sz w:val="24"/>
        </w:rPr>
      </w:pPr>
      <w:r>
        <w:rPr>
          <w:noProof/>
        </w:rPr>
        <w:lastRenderedPageBreak/>
        <w:drawing>
          <wp:inline distT="0" distB="0" distL="0" distR="0">
            <wp:extent cx="3891643" cy="1516644"/>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917990" cy="1526912"/>
                    </a:xfrm>
                    <a:prstGeom prst="rect">
                      <a:avLst/>
                    </a:prstGeom>
                  </pic:spPr>
                </pic:pic>
              </a:graphicData>
            </a:graphic>
          </wp:inline>
        </w:drawing>
      </w:r>
    </w:p>
    <w:p w:rsidR="005F220F" w:rsidRPr="005F220F" w:rsidRDefault="005F220F" w:rsidP="00BE559A">
      <w:pPr>
        <w:ind w:firstLine="420"/>
        <w:jc w:val="center"/>
      </w:pPr>
      <w:r w:rsidRPr="005F220F">
        <w:rPr>
          <w:rFonts w:hint="eastAsia"/>
        </w:rPr>
        <w:t>图1-5</w:t>
      </w:r>
      <w:r w:rsidRPr="005F220F">
        <w:t xml:space="preserve"> </w:t>
      </w:r>
      <w:r w:rsidRPr="005F220F">
        <w:rPr>
          <w:rFonts w:hint="eastAsia"/>
        </w:rPr>
        <w:t>日本产业技术综合研究所开发的SOFC便携式电源</w:t>
      </w:r>
    </w:p>
    <w:p w:rsidR="00BE559A" w:rsidRDefault="00BE559A" w:rsidP="00BE559A">
      <w:pPr>
        <w:ind w:firstLine="420"/>
      </w:pPr>
      <w:r>
        <w:t>我国的 SOFC 研究在国家高度重视和研究人员的努力下，也取得了可喜的成绩。上海硅酸盐研究所经过“九五”、“十五” 863 科技攻关，对高温、中温平板型 SOFC 从单电池制造到电池堆组装等技术进行了研究，在 2001 年组装和运 行了由80个、面积为10×10 cm</w:t>
      </w:r>
      <w:r w:rsidRPr="00D32FFF">
        <w:rPr>
          <w:vertAlign w:val="superscript"/>
        </w:rPr>
        <w:t>2</w:t>
      </w:r>
      <w:r>
        <w:t xml:space="preserve"> 的单体所组成的电池堆，最大输出功率 810 W。 “十一五”期间完成瓦中温平板型固体氧化物燃料电池系统的开发。大连化学物理研究所从上世纪九十年代开始研制电极和电解质材料。“十一五”期间完成 2 kW 管型固体氧化物燃料电池发电系统研究。进入“十二五”，科技部 863 项目 资助上海硅酸盐研究所、华中科技大学开发 5 kW SOFC 独立发电系统，预计 2013 面世；大连化物所、宁波新材料研究所分别获资助开发 25 kW 的管式及平板式 电堆。此外，中国科学院过程工程研究所、中国科技大学、华南理工大学、哈尔滨工业大学等都开展了中温 SOFC 的相关研究工作，为我国的 SOFC 发展提供了较好的基础。相比于国外，国内在 SOFC 电池稳定性，</w:t>
      </w:r>
      <w:proofErr w:type="gramStart"/>
      <w:r>
        <w:t>电堆功率</w:t>
      </w:r>
      <w:proofErr w:type="gramEnd"/>
      <w:r>
        <w:t>、寿命以及循环 性能上还有着不小的差距。</w:t>
      </w:r>
    </w:p>
    <w:p w:rsidR="00BE559A" w:rsidRDefault="00BE559A" w:rsidP="00BE559A">
      <w:pPr>
        <w:rPr>
          <w:b/>
        </w:rPr>
      </w:pPr>
      <w:r w:rsidRPr="007F450D">
        <w:rPr>
          <w:b/>
        </w:rPr>
        <w:t>1.5.2SOEC 发展现状</w:t>
      </w:r>
    </w:p>
    <w:p w:rsidR="00BE559A" w:rsidRDefault="00BE559A" w:rsidP="00BE559A">
      <w:r>
        <w:rPr>
          <w:b/>
        </w:rPr>
        <w:tab/>
      </w:r>
      <w:r>
        <w:t>SOEC 的电解水制氢始于 1960 年左右，Spacil 等人对 SOEC 高温电解水的热力学和动力学进行了初步研究，同时考察 SOEC 组成材料、电池制备工艺和结构对电解性能的影响</w:t>
      </w:r>
      <w:r w:rsidRPr="0008677D">
        <w:rPr>
          <w:vertAlign w:val="superscript"/>
        </w:rPr>
        <w:t>[</w:t>
      </w:r>
      <w:r w:rsidR="0008677D" w:rsidRPr="0008677D">
        <w:rPr>
          <w:vertAlign w:val="superscript"/>
        </w:rPr>
        <w:t>49-50</w:t>
      </w:r>
      <w:r w:rsidRPr="0008677D">
        <w:rPr>
          <w:vertAlign w:val="superscript"/>
        </w:rPr>
        <w:t>]</w:t>
      </w:r>
      <w:r>
        <w:t xml:space="preserve">。到 80 年中期西门子-西屋公司基于其管式 SOFC </w:t>
      </w:r>
      <w:proofErr w:type="gramStart"/>
      <w:r>
        <w:t>电堆进行</w:t>
      </w:r>
      <w:proofErr w:type="gramEnd"/>
      <w:r>
        <w:t xml:space="preserve">SOEC的电解水性能测试，该电堆在 1000 </w:t>
      </w:r>
      <w:r w:rsidRPr="007C3C59">
        <w:rPr>
          <w:vertAlign w:val="superscript"/>
          <w:rPrChange w:id="113" w:author="wangshaorong" w:date="2017-06-01T08:29:00Z">
            <w:rPr/>
          </w:rPrChange>
        </w:rPr>
        <w:t>o</w:t>
      </w:r>
      <w:r>
        <w:t>C 下最大制氢速率可达到 17.6 NL/h</w:t>
      </w:r>
      <w:r w:rsidRPr="0008677D">
        <w:rPr>
          <w:vertAlign w:val="superscript"/>
        </w:rPr>
        <w:t>[</w:t>
      </w:r>
      <w:r w:rsidR="0008677D">
        <w:rPr>
          <w:vertAlign w:val="superscript"/>
        </w:rPr>
        <w:t>51</w:t>
      </w:r>
      <w:r w:rsidRPr="0008677D">
        <w:rPr>
          <w:vertAlign w:val="superscript"/>
        </w:rPr>
        <w:t>]</w:t>
      </w:r>
      <w:r>
        <w:t>。2004 年，美国爱达荷国家实验室(INL)和 Ceramatec 公司模拟第四代反应堆提供的高温进行 SOEC 电解制氢</w:t>
      </w:r>
      <w:r>
        <w:lastRenderedPageBreak/>
        <w:t xml:space="preserve">的试验，其制氢的效率可以达到 45~52 %从 而引起业界广泛关注。该实验室组装的 SOEC </w:t>
      </w:r>
      <w:proofErr w:type="gramStart"/>
      <w:r>
        <w:t>电堆以</w:t>
      </w:r>
      <w:proofErr w:type="gramEnd"/>
      <w:r>
        <w:t xml:space="preserve"> Ni-YSZ 为氢电极、ScSZ 为电解质、LSM 为氧电极，25 </w:t>
      </w:r>
      <w:proofErr w:type="gramStart"/>
      <w:r>
        <w:t>个</w:t>
      </w:r>
      <w:proofErr w:type="gramEnd"/>
      <w:r>
        <w:t>单电池组成</w:t>
      </w:r>
      <w:proofErr w:type="gramStart"/>
      <w:r>
        <w:t>的电堆运行</w:t>
      </w:r>
      <w:proofErr w:type="gramEnd"/>
      <w:r>
        <w:t>超过1000 h，制氢速率 可达 160 NL/h</w:t>
      </w:r>
      <w:r w:rsidRPr="0008677D">
        <w:rPr>
          <w:vertAlign w:val="superscript"/>
        </w:rPr>
        <w:t>[</w:t>
      </w:r>
      <w:r w:rsidR="0008677D" w:rsidRPr="0008677D">
        <w:rPr>
          <w:vertAlign w:val="superscript"/>
        </w:rPr>
        <w:t>52-53</w:t>
      </w:r>
      <w:r w:rsidRPr="0008677D">
        <w:rPr>
          <w:vertAlign w:val="superscript"/>
        </w:rPr>
        <w:t>]</w:t>
      </w:r>
      <w:r>
        <w:t xml:space="preserve">。随后提出的共电解(co-electrolysis) SOEC 在储能和环保领 </w:t>
      </w:r>
      <w:proofErr w:type="gramStart"/>
      <w:r>
        <w:t>域开拓</w:t>
      </w:r>
      <w:proofErr w:type="gramEnd"/>
      <w:r>
        <w:t>了新的方向，利用 SOEC，可将 H</w:t>
      </w:r>
      <w:r w:rsidRPr="0008677D">
        <w:rPr>
          <w:vertAlign w:val="subscript"/>
        </w:rPr>
        <w:t>2</w:t>
      </w:r>
      <w:r>
        <w:t>O 与 CO</w:t>
      </w:r>
      <w:r w:rsidRPr="0008677D">
        <w:rPr>
          <w:vertAlign w:val="subscript"/>
        </w:rPr>
        <w:t>2</w:t>
      </w:r>
      <w:r>
        <w:t xml:space="preserve"> 共电解制备合成气，同时SOEC的能量来源可来自核能、可再生能源等，提高了可再生能源的利用效率</w:t>
      </w:r>
      <w:r w:rsidRPr="0008677D">
        <w:rPr>
          <w:vertAlign w:val="superscript"/>
        </w:rPr>
        <w:t>[</w:t>
      </w:r>
      <w:r w:rsidR="0008677D" w:rsidRPr="0008677D">
        <w:rPr>
          <w:vertAlign w:val="superscript"/>
        </w:rPr>
        <w:t>54</w:t>
      </w:r>
      <w:r w:rsidRPr="0008677D">
        <w:rPr>
          <w:vertAlign w:val="superscript"/>
        </w:rPr>
        <w:t>]</w:t>
      </w:r>
      <w:r>
        <w:t>。</w:t>
      </w:r>
    </w:p>
    <w:p w:rsidR="00BE559A" w:rsidRDefault="00BE559A" w:rsidP="00BE559A">
      <w:r>
        <w:tab/>
        <w:t>欧盟于2004年底启动Hi2H</w:t>
      </w:r>
      <w:r w:rsidRPr="007C3C59">
        <w:rPr>
          <w:vertAlign w:val="subscript"/>
          <w:rPrChange w:id="114" w:author="wangshaorong" w:date="2017-06-01T08:29:00Z">
            <w:rPr/>
          </w:rPrChange>
        </w:rPr>
        <w:t>2</w:t>
      </w:r>
      <w:r>
        <w:t>( Highly Efficient , High Temperature, Hydrogen Production by Water Electrolysis)项目，旨在利用现有的平板 SOFC 技术和材料来发展 SOEC，技术指标是开发的 5×5 cm</w:t>
      </w:r>
      <w:r w:rsidRPr="0008677D">
        <w:rPr>
          <w:vertAlign w:val="superscript"/>
        </w:rPr>
        <w:t>2</w:t>
      </w:r>
      <w:r>
        <w:t xml:space="preserve"> 的</w:t>
      </w:r>
      <w:proofErr w:type="gramStart"/>
      <w:r>
        <w:t>电堆能够</w:t>
      </w:r>
      <w:proofErr w:type="gramEnd"/>
      <w:r>
        <w:t>以 SOEC 模式运行 2000 h，衰减率不超过 1 %/1000 h。Risø 国家实验室利用其成熟的 SOFC 电池，在 SOEC 模式下取得了很高的性能，950</w:t>
      </w:r>
      <w:r w:rsidR="00D32FFF">
        <w:rPr>
          <w:rFonts w:hint="eastAsia"/>
        </w:rPr>
        <w:t>℃</w:t>
      </w:r>
      <w:r>
        <w:t xml:space="preserve"> 下电解池在 1.48 V 下电解电流达到 3.6 A cm</w:t>
      </w:r>
      <w:r w:rsidRPr="00D32FFF">
        <w:rPr>
          <w:vertAlign w:val="superscript"/>
        </w:rPr>
        <w:t>-2</w:t>
      </w:r>
      <w:r>
        <w:t xml:space="preserve"> </w:t>
      </w:r>
      <w:r w:rsidRPr="0008677D">
        <w:rPr>
          <w:vertAlign w:val="superscript"/>
        </w:rPr>
        <w:t>[</w:t>
      </w:r>
      <w:r w:rsidR="0008677D" w:rsidRPr="0008677D">
        <w:rPr>
          <w:vertAlign w:val="superscript"/>
        </w:rPr>
        <w:t>54</w:t>
      </w:r>
      <w:r w:rsidRPr="0008677D">
        <w:rPr>
          <w:vertAlign w:val="superscript"/>
        </w:rPr>
        <w:t>]</w:t>
      </w:r>
      <w:r>
        <w:t>。</w:t>
      </w:r>
    </w:p>
    <w:p w:rsidR="00BE559A" w:rsidRPr="007F450D" w:rsidRDefault="00BE559A" w:rsidP="00BE559A">
      <w:pPr>
        <w:rPr>
          <w:b/>
          <w:sz w:val="24"/>
        </w:rPr>
      </w:pPr>
      <w:r>
        <w:tab/>
        <w:t>国内 SOEC 的研究处于起步阶段，其中清华大学在电解池系统效率，电池极化与阴极结构优化等方面进了一些探索</w:t>
      </w:r>
      <w:r w:rsidRPr="0008677D">
        <w:rPr>
          <w:vertAlign w:val="superscript"/>
        </w:rPr>
        <w:t>[</w:t>
      </w:r>
      <w:r w:rsidR="0008677D" w:rsidRPr="0008677D">
        <w:rPr>
          <w:vertAlign w:val="superscript"/>
        </w:rPr>
        <w:t>55</w:t>
      </w:r>
      <w:r w:rsidRPr="0008677D">
        <w:rPr>
          <w:vertAlign w:val="superscript"/>
        </w:rPr>
        <w:t>]</w:t>
      </w:r>
      <w:r>
        <w:t xml:space="preserve">。宁波材料所利用其 SOFC </w:t>
      </w:r>
      <w:proofErr w:type="gramStart"/>
      <w:r>
        <w:t>电堆进行</w:t>
      </w:r>
      <w:proofErr w:type="gramEnd"/>
      <w:r>
        <w:t>了SOEC模式的测试，</w:t>
      </w:r>
      <w:proofErr w:type="gramStart"/>
      <w:r>
        <w:t>电堆稳定</w:t>
      </w:r>
      <w:proofErr w:type="gramEnd"/>
      <w:r>
        <w:t>运行 800 h，制氢速率为 94.1NL/h</w:t>
      </w:r>
      <w:r w:rsidRPr="0008677D">
        <w:rPr>
          <w:vertAlign w:val="superscript"/>
        </w:rPr>
        <w:t>[</w:t>
      </w:r>
      <w:r w:rsidR="0008677D" w:rsidRPr="0008677D">
        <w:rPr>
          <w:vertAlign w:val="superscript"/>
        </w:rPr>
        <w:t>56</w:t>
      </w:r>
      <w:r w:rsidRPr="0008677D">
        <w:rPr>
          <w:vertAlign w:val="superscript"/>
        </w:rPr>
        <w:t>]</w:t>
      </w:r>
      <w:r>
        <w:t>。</w:t>
      </w:r>
    </w:p>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bookmarkStart w:id="115" w:name="_GoBack"/>
      <w:bookmarkEnd w:id="115"/>
    </w:p>
    <w:p w:rsidR="00BE559A" w:rsidRDefault="00BE559A"/>
    <w:p w:rsidR="00BE559A" w:rsidRDefault="00BE559A"/>
    <w:p w:rsidR="00BE559A" w:rsidRPr="007B1468" w:rsidRDefault="00BE559A" w:rsidP="00BE559A">
      <w:pPr>
        <w:jc w:val="center"/>
        <w:rPr>
          <w:rFonts w:ascii="宋体" w:eastAsia="宋体" w:hAnsi="宋体"/>
          <w:b/>
          <w:sz w:val="28"/>
        </w:rPr>
      </w:pPr>
      <w:r w:rsidRPr="007B1468">
        <w:rPr>
          <w:rFonts w:ascii="宋体" w:eastAsia="宋体" w:hAnsi="宋体"/>
          <w:b/>
          <w:sz w:val="28"/>
        </w:rPr>
        <w:t>2</w:t>
      </w:r>
      <w:r w:rsidRPr="007B1468">
        <w:rPr>
          <w:rFonts w:ascii="宋体" w:eastAsia="宋体" w:hAnsi="宋体" w:hint="eastAsia"/>
          <w:b/>
          <w:sz w:val="28"/>
        </w:rPr>
        <w:t>实验部分</w:t>
      </w:r>
    </w:p>
    <w:p w:rsidR="00BE559A" w:rsidRPr="007B1468" w:rsidRDefault="00BE559A" w:rsidP="00BE559A">
      <w:pPr>
        <w:jc w:val="center"/>
        <w:rPr>
          <w:rFonts w:ascii="宋体" w:eastAsia="宋体" w:hAnsi="宋体"/>
          <w:b/>
          <w:sz w:val="28"/>
        </w:rPr>
      </w:pPr>
    </w:p>
    <w:p w:rsidR="00BE559A" w:rsidRPr="007B1468" w:rsidRDefault="00BE559A" w:rsidP="00BE559A">
      <w:pPr>
        <w:rPr>
          <w:rFonts w:ascii="宋体" w:eastAsia="宋体" w:hAnsi="宋体"/>
          <w:b/>
          <w:sz w:val="24"/>
        </w:rPr>
      </w:pPr>
      <w:r w:rsidRPr="007B1468">
        <w:rPr>
          <w:rFonts w:ascii="宋体" w:eastAsia="宋体" w:hAnsi="宋体" w:hint="eastAsia"/>
          <w:b/>
          <w:sz w:val="24"/>
        </w:rPr>
        <w:t>2.1实验方法</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本文实验中用了</w:t>
      </w:r>
      <w:bookmarkStart w:id="116" w:name="_Hlk483951212"/>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材料电解质支撑性电池</w:t>
      </w:r>
      <w:bookmarkEnd w:id="116"/>
      <w:r w:rsidRPr="007B1468">
        <w:rPr>
          <w:rFonts w:ascii="宋体" w:eastAsia="宋体" w:hAnsi="宋体" w:hint="eastAsia"/>
        </w:rPr>
        <w:t>、</w:t>
      </w:r>
      <w:bookmarkStart w:id="117" w:name="_Hlk483951251"/>
      <w:proofErr w:type="gramStart"/>
      <w:r w:rsidRPr="007B1468">
        <w:rPr>
          <w:rFonts w:ascii="宋体" w:eastAsia="宋体" w:hAnsi="宋体"/>
        </w:rPr>
        <w:t>镧</w:t>
      </w:r>
      <w:proofErr w:type="gramEnd"/>
      <w:r w:rsidRPr="007B1468">
        <w:rPr>
          <w:rFonts w:ascii="宋体" w:eastAsia="宋体" w:hAnsi="宋体"/>
        </w:rPr>
        <w:t>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材料电解质支撑性电池</w:t>
      </w:r>
      <w:bookmarkEnd w:id="117"/>
      <w:r w:rsidRPr="007B1468">
        <w:rPr>
          <w:rFonts w:ascii="宋体" w:eastAsia="宋体" w:hAnsi="宋体" w:hint="eastAsia"/>
        </w:rPr>
        <w:t>以及</w:t>
      </w:r>
      <w:bookmarkStart w:id="118" w:name="_Hlk483951308"/>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材料燃料极支撑性电池</w:t>
      </w:r>
      <w:bookmarkEnd w:id="118"/>
      <w:r w:rsidRPr="007B1468">
        <w:rPr>
          <w:rFonts w:ascii="宋体" w:eastAsia="宋体" w:hAnsi="宋体" w:hint="eastAsia"/>
        </w:rPr>
        <w:t>三种电池在不同温度下测试电化学性能。其中氧气</w:t>
      </w:r>
      <w:proofErr w:type="gramStart"/>
      <w:r w:rsidRPr="007B1468">
        <w:rPr>
          <w:rFonts w:ascii="宋体" w:eastAsia="宋体" w:hAnsi="宋体" w:hint="eastAsia"/>
        </w:rPr>
        <w:t>极</w:t>
      </w:r>
      <w:proofErr w:type="gramEnd"/>
      <w:r w:rsidRPr="007B1468">
        <w:rPr>
          <w:rFonts w:ascii="宋体" w:eastAsia="宋体" w:hAnsi="宋体" w:hint="eastAsia"/>
        </w:rPr>
        <w:t>材料为</w:t>
      </w:r>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的电解质支撑性电池和氧气</w:t>
      </w:r>
      <w:proofErr w:type="gramStart"/>
      <w:r w:rsidRPr="007B1468">
        <w:rPr>
          <w:rFonts w:ascii="宋体" w:eastAsia="宋体" w:hAnsi="宋体" w:hint="eastAsia"/>
        </w:rPr>
        <w:t>极</w:t>
      </w:r>
      <w:proofErr w:type="gramEnd"/>
      <w:r w:rsidRPr="007B1468">
        <w:rPr>
          <w:rFonts w:ascii="宋体" w:eastAsia="宋体" w:hAnsi="宋体" w:hint="eastAsia"/>
        </w:rPr>
        <w:t>材料为</w:t>
      </w:r>
      <w:proofErr w:type="gramStart"/>
      <w:r w:rsidRPr="007B1468">
        <w:rPr>
          <w:rFonts w:ascii="宋体" w:eastAsia="宋体" w:hAnsi="宋体"/>
        </w:rPr>
        <w:t>镧</w:t>
      </w:r>
      <w:proofErr w:type="gramEnd"/>
      <w:r w:rsidRPr="007B1468">
        <w:rPr>
          <w:rFonts w:ascii="宋体" w:eastAsia="宋体" w:hAnsi="宋体"/>
        </w:rPr>
        <w:t>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w:t>
      </w:r>
      <w:r w:rsidRPr="007B1468">
        <w:rPr>
          <w:rFonts w:ascii="宋体" w:eastAsia="宋体" w:hAnsi="宋体" w:hint="eastAsia"/>
        </w:rPr>
        <w:t>的电解质支撑性电池由实验制备得到，氧气极为</w:t>
      </w:r>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的燃料极支撑性电池由实验室事先制备得到。</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本文的实验一共包括了</w:t>
      </w:r>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材料电解质支撑性电池、</w:t>
      </w:r>
      <w:proofErr w:type="gramStart"/>
      <w:r w:rsidRPr="007B1468">
        <w:rPr>
          <w:rFonts w:ascii="宋体" w:eastAsia="宋体" w:hAnsi="宋体"/>
        </w:rPr>
        <w:t>镧</w:t>
      </w:r>
      <w:proofErr w:type="gramEnd"/>
      <w:r w:rsidRPr="007B1468">
        <w:rPr>
          <w:rFonts w:ascii="宋体" w:eastAsia="宋体" w:hAnsi="宋体"/>
        </w:rPr>
        <w:t>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材料电解质支撑性电池的制备，以及在不同的温度下分别对三种多孔电池进行电化学阻抗谱的测试、SOFC模式下对电池的IV曲线测试、SOEC模式下对CO</w:t>
      </w:r>
      <w:r w:rsidRPr="007B1468">
        <w:rPr>
          <w:rFonts w:ascii="宋体" w:eastAsia="宋体" w:hAnsi="宋体" w:hint="eastAsia"/>
          <w:vertAlign w:val="subscript"/>
        </w:rPr>
        <w:t>2</w:t>
      </w:r>
      <w:r w:rsidRPr="007B1468">
        <w:rPr>
          <w:rFonts w:ascii="宋体" w:eastAsia="宋体" w:hAnsi="宋体" w:hint="eastAsia"/>
        </w:rPr>
        <w:t>电解的I</w:t>
      </w:r>
      <w:r w:rsidRPr="007B1468">
        <w:rPr>
          <w:rFonts w:ascii="宋体" w:eastAsia="宋体" w:hAnsi="宋体"/>
        </w:rPr>
        <w:t>V</w:t>
      </w:r>
      <w:r w:rsidRPr="007B1468">
        <w:rPr>
          <w:rFonts w:ascii="宋体" w:eastAsia="宋体" w:hAnsi="宋体" w:hint="eastAsia"/>
        </w:rPr>
        <w:t>曲线测试。</w:t>
      </w:r>
    </w:p>
    <w:p w:rsidR="00BE559A" w:rsidRPr="007B1468" w:rsidRDefault="00BE559A" w:rsidP="00BE559A">
      <w:pPr>
        <w:rPr>
          <w:rFonts w:ascii="宋体" w:eastAsia="宋体" w:hAnsi="宋体"/>
          <w:b/>
          <w:sz w:val="24"/>
        </w:rPr>
      </w:pPr>
      <w:r w:rsidRPr="007B1468">
        <w:rPr>
          <w:rFonts w:ascii="宋体" w:eastAsia="宋体" w:hAnsi="宋体"/>
          <w:b/>
          <w:sz w:val="24"/>
        </w:rPr>
        <w:t>2.2</w:t>
      </w:r>
      <w:r w:rsidRPr="007B1468">
        <w:rPr>
          <w:rFonts w:ascii="宋体" w:eastAsia="宋体" w:hAnsi="宋体" w:hint="eastAsia"/>
          <w:b/>
          <w:sz w:val="24"/>
        </w:rPr>
        <w:t>实验常用试剂和原料</w:t>
      </w:r>
    </w:p>
    <w:p w:rsidR="00BE559A" w:rsidRPr="007B1468" w:rsidRDefault="00BE559A" w:rsidP="00BE559A">
      <w:pPr>
        <w:ind w:firstLine="420"/>
        <w:rPr>
          <w:rFonts w:ascii="宋体" w:eastAsia="宋体" w:hAnsi="宋体"/>
        </w:rPr>
      </w:pPr>
      <w:r w:rsidRPr="007B1468">
        <w:rPr>
          <w:rFonts w:ascii="宋体" w:eastAsia="宋体" w:hAnsi="宋体" w:hint="eastAsia"/>
        </w:rPr>
        <w:t>表1中所示为本论文中所出现的试剂以及原料。</w:t>
      </w:r>
    </w:p>
    <w:p w:rsidR="00BE559A" w:rsidRPr="007B1468" w:rsidRDefault="00BE559A" w:rsidP="00BE559A">
      <w:pPr>
        <w:jc w:val="center"/>
        <w:rPr>
          <w:rFonts w:ascii="宋体" w:eastAsia="宋体" w:hAnsi="宋体"/>
        </w:rPr>
      </w:pPr>
      <w:r w:rsidRPr="007B1468">
        <w:rPr>
          <w:rFonts w:ascii="宋体" w:eastAsia="宋体" w:hAnsi="宋体" w:hint="eastAsia"/>
        </w:rPr>
        <w:t>表1</w:t>
      </w:r>
      <w:r w:rsidRPr="007B1468">
        <w:rPr>
          <w:rFonts w:ascii="宋体" w:eastAsia="宋体" w:hAnsi="宋体"/>
        </w:rPr>
        <w:t xml:space="preserve"> </w:t>
      </w:r>
      <w:r w:rsidRPr="007B1468">
        <w:rPr>
          <w:rFonts w:ascii="宋体" w:eastAsia="宋体" w:hAnsi="宋体" w:hint="eastAsia"/>
        </w:rPr>
        <w:t>试剂以及原料全称和简称的对照</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1"/>
        <w:gridCol w:w="2722"/>
        <w:gridCol w:w="2643"/>
      </w:tblGrid>
      <w:tr w:rsidR="00BE559A" w:rsidRPr="007B1468" w:rsidTr="007B3B02">
        <w:tc>
          <w:tcPr>
            <w:tcW w:w="2941" w:type="dxa"/>
            <w:tcBorders>
              <w:top w:val="single" w:sz="12" w:space="0" w:color="auto"/>
              <w:bottom w:val="single" w:sz="6"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全称</w:t>
            </w:r>
          </w:p>
        </w:tc>
        <w:tc>
          <w:tcPr>
            <w:tcW w:w="2722" w:type="dxa"/>
            <w:tcBorders>
              <w:top w:val="single" w:sz="12" w:space="0" w:color="auto"/>
              <w:bottom w:val="single" w:sz="6"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用途</w:t>
            </w:r>
          </w:p>
        </w:tc>
        <w:tc>
          <w:tcPr>
            <w:tcW w:w="2643" w:type="dxa"/>
            <w:tcBorders>
              <w:top w:val="single" w:sz="12" w:space="0" w:color="auto"/>
              <w:bottom w:val="single" w:sz="6"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生产厂家</w:t>
            </w:r>
          </w:p>
        </w:tc>
      </w:tr>
      <w:tr w:rsidR="00BE559A" w:rsidRPr="007B1468" w:rsidTr="007B3B02">
        <w:tc>
          <w:tcPr>
            <w:tcW w:w="2941" w:type="dxa"/>
            <w:tcBorders>
              <w:top w:val="single" w:sz="6"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乙醇</w:t>
            </w:r>
          </w:p>
        </w:tc>
        <w:tc>
          <w:tcPr>
            <w:tcW w:w="2722" w:type="dxa"/>
            <w:tcBorders>
              <w:top w:val="single" w:sz="6"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溶剂</w:t>
            </w:r>
          </w:p>
        </w:tc>
        <w:tc>
          <w:tcPr>
            <w:tcW w:w="2643" w:type="dxa"/>
            <w:tcBorders>
              <w:top w:val="single" w:sz="6"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国药集团化学试剂有限公司</w:t>
            </w:r>
          </w:p>
        </w:tc>
      </w:tr>
      <w:tr w:rsidR="00BE559A" w:rsidRPr="007B1468" w:rsidTr="007B3B02">
        <w:tc>
          <w:tcPr>
            <w:tcW w:w="2941" w:type="dxa"/>
          </w:tcPr>
          <w:p w:rsidR="00BE559A" w:rsidRPr="007B1468" w:rsidRDefault="00BE559A" w:rsidP="007B3B02">
            <w:pPr>
              <w:jc w:val="center"/>
              <w:rPr>
                <w:rFonts w:ascii="宋体" w:eastAsia="宋体" w:hAnsi="宋体"/>
              </w:rPr>
            </w:pPr>
            <w:r w:rsidRPr="007B1468">
              <w:rPr>
                <w:rFonts w:ascii="宋体" w:eastAsia="宋体" w:hAnsi="宋体" w:hint="eastAsia"/>
              </w:rPr>
              <w:t>聚乙烯醇缩丁醛（PVB）</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粘结剂</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rPr>
              <w:t>温州长城化工</w:t>
            </w:r>
          </w:p>
        </w:tc>
      </w:tr>
      <w:tr w:rsidR="00BE559A" w:rsidRPr="007B1468" w:rsidTr="007B3B02">
        <w:tc>
          <w:tcPr>
            <w:tcW w:w="2941" w:type="dxa"/>
          </w:tcPr>
          <w:p w:rsidR="00BE559A" w:rsidRPr="007B1468" w:rsidRDefault="00BE559A" w:rsidP="007B3B02">
            <w:pPr>
              <w:jc w:val="center"/>
              <w:rPr>
                <w:rFonts w:ascii="宋体" w:eastAsia="宋体" w:hAnsi="宋体"/>
              </w:rPr>
            </w:pPr>
            <w:proofErr w:type="gramStart"/>
            <w:r w:rsidRPr="007B1468">
              <w:rPr>
                <w:rFonts w:ascii="宋体" w:eastAsia="宋体" w:hAnsi="宋体" w:hint="eastAsia"/>
              </w:rPr>
              <w:t>镧锶锰</w:t>
            </w:r>
            <w:proofErr w:type="gramEnd"/>
            <w:r w:rsidRPr="007B1468">
              <w:rPr>
                <w:rFonts w:ascii="宋体" w:eastAsia="宋体" w:hAnsi="宋体" w:hint="eastAsia"/>
              </w:rPr>
              <w:t>氧（LSM）粉末</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氧气极粉体</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青岛天尧实验有限公司</w:t>
            </w:r>
          </w:p>
        </w:tc>
      </w:tr>
      <w:tr w:rsidR="00BE559A" w:rsidRPr="007B1468" w:rsidTr="007B3B02">
        <w:tc>
          <w:tcPr>
            <w:tcW w:w="2941" w:type="dxa"/>
          </w:tcPr>
          <w:p w:rsidR="00BE559A" w:rsidRPr="007B1468" w:rsidRDefault="00BE559A" w:rsidP="007B3B02">
            <w:pPr>
              <w:jc w:val="center"/>
              <w:rPr>
                <w:rFonts w:ascii="宋体" w:eastAsia="宋体" w:hAnsi="宋体"/>
              </w:rPr>
            </w:pPr>
            <w:proofErr w:type="gramStart"/>
            <w:r w:rsidRPr="007B1468">
              <w:rPr>
                <w:rFonts w:ascii="宋体" w:eastAsia="宋体" w:hAnsi="宋体"/>
              </w:rPr>
              <w:t>镧</w:t>
            </w:r>
            <w:proofErr w:type="gramEnd"/>
            <w:r w:rsidRPr="007B1468">
              <w:rPr>
                <w:rFonts w:ascii="宋体" w:eastAsia="宋体" w:hAnsi="宋体"/>
              </w:rPr>
              <w:t>锶钴铁</w:t>
            </w:r>
            <w:r w:rsidRPr="007B1468">
              <w:rPr>
                <w:rFonts w:ascii="宋体" w:eastAsia="宋体" w:hAnsi="宋体" w:hint="eastAsia"/>
              </w:rPr>
              <w:t>（LSCF）粉末</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氧气极粉体</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青岛天尧实验有限公司</w:t>
            </w:r>
          </w:p>
        </w:tc>
      </w:tr>
      <w:tr w:rsidR="00BE559A" w:rsidRPr="007B1468" w:rsidTr="007B3B02">
        <w:tc>
          <w:tcPr>
            <w:tcW w:w="2941" w:type="dxa"/>
          </w:tcPr>
          <w:p w:rsidR="00BE559A" w:rsidRPr="007B1468" w:rsidRDefault="00BE559A" w:rsidP="007B3B02">
            <w:pPr>
              <w:jc w:val="center"/>
              <w:rPr>
                <w:rFonts w:ascii="宋体" w:eastAsia="宋体" w:hAnsi="宋体"/>
              </w:rPr>
            </w:pPr>
            <w:r w:rsidRPr="007B1468">
              <w:rPr>
                <w:rFonts w:ascii="宋体" w:eastAsia="宋体" w:hAnsi="宋体" w:hint="eastAsia"/>
              </w:rPr>
              <w:t>氧化镍（Ni</w:t>
            </w:r>
            <w:r w:rsidRPr="007B1468">
              <w:rPr>
                <w:rFonts w:ascii="宋体" w:eastAsia="宋体" w:hAnsi="宋体"/>
              </w:rPr>
              <w:t>O</w:t>
            </w:r>
            <w:r w:rsidRPr="007B1468">
              <w:rPr>
                <w:rFonts w:ascii="宋体" w:eastAsia="宋体" w:hAnsi="宋体" w:hint="eastAsia"/>
              </w:rPr>
              <w:t>）粉末</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燃料极粉体</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青岛天尧实验有限公司</w:t>
            </w:r>
          </w:p>
        </w:tc>
      </w:tr>
      <w:tr w:rsidR="00BE559A" w:rsidRPr="007B1468" w:rsidTr="007B3B02">
        <w:tc>
          <w:tcPr>
            <w:tcW w:w="2941" w:type="dxa"/>
          </w:tcPr>
          <w:p w:rsidR="00BE559A" w:rsidRPr="007B1468" w:rsidRDefault="00BE559A" w:rsidP="007B3B02">
            <w:pPr>
              <w:jc w:val="center"/>
              <w:rPr>
                <w:rFonts w:ascii="宋体" w:eastAsia="宋体" w:hAnsi="宋体"/>
              </w:rPr>
            </w:pPr>
            <w:r w:rsidRPr="007B1468">
              <w:rPr>
                <w:rFonts w:ascii="宋体" w:eastAsia="宋体" w:hAnsi="宋体"/>
              </w:rPr>
              <w:t>8</w:t>
            </w:r>
            <w:r w:rsidRPr="007B1468">
              <w:rPr>
                <w:rFonts w:ascii="宋体" w:eastAsia="宋体" w:hAnsi="宋体" w:hint="eastAsia"/>
              </w:rPr>
              <w:t>mo</w:t>
            </w:r>
            <w:r w:rsidRPr="007B1468">
              <w:rPr>
                <w:rFonts w:ascii="宋体" w:eastAsia="宋体" w:hAnsi="宋体"/>
              </w:rPr>
              <w:t>l%</w:t>
            </w:r>
            <w:r w:rsidRPr="007B1468">
              <w:rPr>
                <w:rFonts w:ascii="宋体" w:eastAsia="宋体" w:hAnsi="宋体" w:hint="eastAsia"/>
              </w:rPr>
              <w:t>氧化钇稳定的氧化锆（8YSZ粉末）</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电解质粉体</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青岛天尧实验有限公司</w:t>
            </w:r>
          </w:p>
        </w:tc>
      </w:tr>
      <w:tr w:rsidR="00BE559A" w:rsidRPr="007B1468" w:rsidTr="007B3B02">
        <w:tc>
          <w:tcPr>
            <w:tcW w:w="2941" w:type="dxa"/>
          </w:tcPr>
          <w:p w:rsidR="00BE559A" w:rsidRPr="007B1468" w:rsidRDefault="00BE559A" w:rsidP="007B3B02">
            <w:pPr>
              <w:jc w:val="center"/>
              <w:rPr>
                <w:rFonts w:ascii="宋体" w:eastAsia="宋体" w:hAnsi="宋体"/>
              </w:rPr>
            </w:pPr>
            <w:r w:rsidRPr="007B1468">
              <w:rPr>
                <w:rFonts w:ascii="宋体" w:eastAsia="宋体" w:hAnsi="宋体" w:hint="eastAsia"/>
              </w:rPr>
              <w:t>可溶性淀粉</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造孔剂</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国药集团化学试剂有限公司</w:t>
            </w:r>
          </w:p>
        </w:tc>
      </w:tr>
      <w:tr w:rsidR="00BE559A" w:rsidRPr="007B1468" w:rsidTr="007B3B02">
        <w:tc>
          <w:tcPr>
            <w:tcW w:w="2941" w:type="dxa"/>
          </w:tcPr>
          <w:p w:rsidR="00BE559A" w:rsidRPr="007B1468" w:rsidRDefault="00BE559A" w:rsidP="007B3B02">
            <w:pPr>
              <w:jc w:val="center"/>
              <w:rPr>
                <w:rFonts w:ascii="宋体" w:eastAsia="宋体" w:hAnsi="宋体"/>
              </w:rPr>
            </w:pPr>
            <w:r w:rsidRPr="007B1468">
              <w:rPr>
                <w:rFonts w:ascii="宋体" w:eastAsia="宋体" w:hAnsi="宋体" w:hint="eastAsia"/>
              </w:rPr>
              <w:t>高温陶瓷密封胶</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密封剂</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日本东亚合成公司</w:t>
            </w:r>
          </w:p>
        </w:tc>
      </w:tr>
      <w:tr w:rsidR="00BE559A" w:rsidRPr="007B1468" w:rsidTr="007B3B02">
        <w:tc>
          <w:tcPr>
            <w:tcW w:w="2941" w:type="dxa"/>
          </w:tcPr>
          <w:p w:rsidR="00BE559A" w:rsidRPr="007B1468" w:rsidRDefault="00BE559A" w:rsidP="007B3B02">
            <w:pPr>
              <w:jc w:val="center"/>
              <w:rPr>
                <w:rFonts w:ascii="宋体" w:eastAsia="宋体" w:hAnsi="宋体"/>
              </w:rPr>
            </w:pPr>
            <w:r w:rsidRPr="007B1468">
              <w:rPr>
                <w:rFonts w:ascii="宋体" w:eastAsia="宋体" w:hAnsi="宋体" w:hint="eastAsia"/>
              </w:rPr>
              <w:t>乙基纤维素</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粘结剂</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国药集团化学试剂有限公司</w:t>
            </w:r>
          </w:p>
        </w:tc>
      </w:tr>
      <w:tr w:rsidR="00BE559A" w:rsidRPr="007B1468" w:rsidTr="007B3B02">
        <w:tc>
          <w:tcPr>
            <w:tcW w:w="2941" w:type="dxa"/>
          </w:tcPr>
          <w:p w:rsidR="00BE559A" w:rsidRPr="007B1468" w:rsidRDefault="00BE559A" w:rsidP="007B3B02">
            <w:pPr>
              <w:jc w:val="center"/>
              <w:rPr>
                <w:rFonts w:ascii="宋体" w:eastAsia="宋体" w:hAnsi="宋体"/>
              </w:rPr>
            </w:pPr>
            <w:r w:rsidRPr="007B1468">
              <w:rPr>
                <w:rFonts w:ascii="宋体" w:eastAsia="宋体" w:hAnsi="宋体" w:hint="eastAsia"/>
              </w:rPr>
              <w:t>导电银浆</w:t>
            </w:r>
          </w:p>
        </w:tc>
        <w:tc>
          <w:tcPr>
            <w:tcW w:w="2722" w:type="dxa"/>
          </w:tcPr>
          <w:p w:rsidR="00BE559A" w:rsidRPr="007B1468" w:rsidRDefault="00BE559A" w:rsidP="007B3B02">
            <w:pPr>
              <w:jc w:val="center"/>
              <w:rPr>
                <w:rFonts w:ascii="宋体" w:eastAsia="宋体" w:hAnsi="宋体"/>
              </w:rPr>
            </w:pPr>
            <w:r w:rsidRPr="007B1468">
              <w:rPr>
                <w:rFonts w:ascii="宋体" w:eastAsia="宋体" w:hAnsi="宋体" w:hint="eastAsia"/>
              </w:rPr>
              <w:t>导电剂</w:t>
            </w:r>
          </w:p>
        </w:tc>
        <w:tc>
          <w:tcPr>
            <w:tcW w:w="2643" w:type="dxa"/>
          </w:tcPr>
          <w:p w:rsidR="00BE559A" w:rsidRPr="007B1468" w:rsidRDefault="00BE559A" w:rsidP="007B3B02">
            <w:pPr>
              <w:jc w:val="center"/>
              <w:rPr>
                <w:rFonts w:ascii="宋体" w:eastAsia="宋体" w:hAnsi="宋体"/>
              </w:rPr>
            </w:pPr>
            <w:r w:rsidRPr="007B1468">
              <w:rPr>
                <w:rFonts w:ascii="宋体" w:eastAsia="宋体" w:hAnsi="宋体" w:hint="eastAsia"/>
              </w:rPr>
              <w:t>北京佳铭铂业有色金属有限公司</w:t>
            </w:r>
          </w:p>
        </w:tc>
      </w:tr>
      <w:tr w:rsidR="00BE559A" w:rsidRPr="007B1468" w:rsidTr="007B3B02">
        <w:tc>
          <w:tcPr>
            <w:tcW w:w="2941" w:type="dxa"/>
            <w:tcBorders>
              <w:bottom w:val="single" w:sz="12"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松油醇</w:t>
            </w:r>
          </w:p>
        </w:tc>
        <w:tc>
          <w:tcPr>
            <w:tcW w:w="2722" w:type="dxa"/>
            <w:tcBorders>
              <w:bottom w:val="single" w:sz="12"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调和剂</w:t>
            </w:r>
          </w:p>
        </w:tc>
        <w:tc>
          <w:tcPr>
            <w:tcW w:w="2643" w:type="dxa"/>
            <w:tcBorders>
              <w:bottom w:val="single" w:sz="12" w:space="0" w:color="auto"/>
            </w:tcBorders>
          </w:tcPr>
          <w:p w:rsidR="00BE559A" w:rsidRPr="007B1468" w:rsidRDefault="00BE559A" w:rsidP="007B3B02">
            <w:pPr>
              <w:jc w:val="center"/>
              <w:rPr>
                <w:rFonts w:ascii="宋体" w:eastAsia="宋体" w:hAnsi="宋体"/>
              </w:rPr>
            </w:pPr>
            <w:r w:rsidRPr="007B1468">
              <w:rPr>
                <w:rFonts w:ascii="宋体" w:eastAsia="宋体" w:hAnsi="宋体" w:hint="eastAsia"/>
              </w:rPr>
              <w:t>上海凌峰化学试剂有限公司</w:t>
            </w:r>
          </w:p>
        </w:tc>
      </w:tr>
    </w:tbl>
    <w:p w:rsidR="00BE559A" w:rsidRPr="007B1468" w:rsidRDefault="00BE559A" w:rsidP="00BE559A">
      <w:pPr>
        <w:rPr>
          <w:rFonts w:ascii="宋体" w:eastAsia="宋体" w:hAnsi="宋体"/>
          <w:b/>
          <w:sz w:val="24"/>
        </w:rPr>
      </w:pPr>
      <w:r w:rsidRPr="007B1468">
        <w:rPr>
          <w:rFonts w:ascii="宋体" w:eastAsia="宋体" w:hAnsi="宋体" w:hint="eastAsia"/>
          <w:b/>
          <w:sz w:val="24"/>
        </w:rPr>
        <w:t>2.</w:t>
      </w:r>
      <w:r w:rsidRPr="007B1468">
        <w:rPr>
          <w:rFonts w:ascii="宋体" w:eastAsia="宋体" w:hAnsi="宋体"/>
          <w:b/>
          <w:sz w:val="24"/>
        </w:rPr>
        <w:t>3</w:t>
      </w:r>
      <w:r w:rsidRPr="007B1468">
        <w:rPr>
          <w:rFonts w:ascii="宋体" w:eastAsia="宋体" w:hAnsi="宋体" w:hint="eastAsia"/>
          <w:b/>
          <w:sz w:val="24"/>
        </w:rPr>
        <w:t>实验仪器与设备</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实验中所涉及到的实验仪器以及设备如表2所示。</w:t>
      </w:r>
    </w:p>
    <w:p w:rsidR="00BE559A" w:rsidRPr="007B1468" w:rsidRDefault="00BE559A" w:rsidP="00BE559A">
      <w:pPr>
        <w:jc w:val="center"/>
        <w:rPr>
          <w:rFonts w:ascii="宋体" w:eastAsia="宋体" w:hAnsi="宋体"/>
        </w:rPr>
      </w:pPr>
      <w:r w:rsidRPr="007B1468">
        <w:rPr>
          <w:rFonts w:ascii="宋体" w:eastAsia="宋体" w:hAnsi="宋体" w:hint="eastAsia"/>
        </w:rPr>
        <w:t>表2</w:t>
      </w:r>
      <w:r w:rsidRPr="007B1468">
        <w:rPr>
          <w:rFonts w:ascii="宋体" w:eastAsia="宋体" w:hAnsi="宋体"/>
        </w:rPr>
        <w:t xml:space="preserve"> </w:t>
      </w:r>
      <w:r w:rsidRPr="007B1468">
        <w:rPr>
          <w:rFonts w:ascii="宋体" w:eastAsia="宋体" w:hAnsi="宋体" w:hint="eastAsia"/>
        </w:rPr>
        <w:t>实验仪器以及设备</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65"/>
        <w:gridCol w:w="2765"/>
        <w:gridCol w:w="2766"/>
      </w:tblGrid>
      <w:tr w:rsidR="00BE559A" w:rsidRPr="007B1468" w:rsidTr="007B3B02">
        <w:tc>
          <w:tcPr>
            <w:tcW w:w="2765" w:type="dxa"/>
            <w:tcBorders>
              <w:top w:val="single" w:sz="12" w:space="0" w:color="auto"/>
              <w:bottom w:val="single" w:sz="6" w:space="0" w:color="auto"/>
            </w:tcBorders>
          </w:tcPr>
          <w:p w:rsidR="00BE559A" w:rsidRPr="007B1468" w:rsidRDefault="00BE559A" w:rsidP="007B3B02">
            <w:pPr>
              <w:rPr>
                <w:rFonts w:ascii="宋体" w:eastAsia="宋体" w:hAnsi="宋体"/>
              </w:rPr>
            </w:pPr>
            <w:r w:rsidRPr="007B1468">
              <w:rPr>
                <w:rFonts w:ascii="宋体" w:eastAsia="宋体" w:hAnsi="宋体" w:hint="eastAsia"/>
              </w:rPr>
              <w:t>仪器名称</w:t>
            </w:r>
          </w:p>
        </w:tc>
        <w:tc>
          <w:tcPr>
            <w:tcW w:w="2765" w:type="dxa"/>
            <w:tcBorders>
              <w:top w:val="single" w:sz="12" w:space="0" w:color="auto"/>
              <w:bottom w:val="single" w:sz="6" w:space="0" w:color="auto"/>
            </w:tcBorders>
          </w:tcPr>
          <w:p w:rsidR="00BE559A" w:rsidRPr="007B1468" w:rsidRDefault="00BE559A" w:rsidP="007B3B02">
            <w:pPr>
              <w:rPr>
                <w:rFonts w:ascii="宋体" w:eastAsia="宋体" w:hAnsi="宋体"/>
              </w:rPr>
            </w:pPr>
            <w:r w:rsidRPr="007B1468">
              <w:rPr>
                <w:rFonts w:ascii="宋体" w:eastAsia="宋体" w:hAnsi="宋体" w:hint="eastAsia"/>
              </w:rPr>
              <w:t>型号</w:t>
            </w:r>
          </w:p>
        </w:tc>
        <w:tc>
          <w:tcPr>
            <w:tcW w:w="2766" w:type="dxa"/>
            <w:tcBorders>
              <w:top w:val="single" w:sz="12" w:space="0" w:color="auto"/>
              <w:bottom w:val="single" w:sz="6" w:space="0" w:color="auto"/>
            </w:tcBorders>
          </w:tcPr>
          <w:p w:rsidR="00BE559A" w:rsidRPr="007B1468" w:rsidRDefault="00BE559A" w:rsidP="007B3B02">
            <w:pPr>
              <w:rPr>
                <w:rFonts w:ascii="宋体" w:eastAsia="宋体" w:hAnsi="宋体"/>
              </w:rPr>
            </w:pPr>
            <w:r w:rsidRPr="007B1468">
              <w:rPr>
                <w:rFonts w:ascii="宋体" w:eastAsia="宋体" w:hAnsi="宋体" w:hint="eastAsia"/>
              </w:rPr>
              <w:t>生产厂家</w:t>
            </w:r>
          </w:p>
        </w:tc>
      </w:tr>
      <w:tr w:rsidR="00BE559A" w:rsidRPr="007B1468" w:rsidTr="007B3B02">
        <w:tc>
          <w:tcPr>
            <w:tcW w:w="2765" w:type="dxa"/>
            <w:tcBorders>
              <w:top w:val="single" w:sz="6" w:space="0" w:color="auto"/>
            </w:tcBorders>
          </w:tcPr>
          <w:p w:rsidR="00BE559A" w:rsidRPr="007B1468" w:rsidRDefault="00BE559A" w:rsidP="007B3B02">
            <w:pPr>
              <w:rPr>
                <w:rFonts w:ascii="宋体" w:eastAsia="宋体" w:hAnsi="宋体"/>
              </w:rPr>
            </w:pPr>
            <w:r w:rsidRPr="007B1468">
              <w:rPr>
                <w:rFonts w:ascii="宋体" w:eastAsia="宋体" w:hAnsi="宋体" w:hint="eastAsia"/>
              </w:rPr>
              <w:t>电子天平</w:t>
            </w:r>
          </w:p>
        </w:tc>
        <w:tc>
          <w:tcPr>
            <w:tcW w:w="2765" w:type="dxa"/>
            <w:tcBorders>
              <w:top w:val="single" w:sz="6" w:space="0" w:color="auto"/>
            </w:tcBorders>
          </w:tcPr>
          <w:p w:rsidR="00BE559A" w:rsidRPr="007B1468" w:rsidRDefault="00BE559A" w:rsidP="007B3B02">
            <w:pPr>
              <w:rPr>
                <w:rFonts w:ascii="宋体" w:eastAsia="宋体" w:hAnsi="宋体"/>
              </w:rPr>
            </w:pPr>
            <w:r w:rsidRPr="007B1468">
              <w:rPr>
                <w:rFonts w:ascii="宋体" w:eastAsia="宋体" w:hAnsi="宋体" w:hint="eastAsia"/>
              </w:rPr>
              <w:t>EL104</w:t>
            </w:r>
          </w:p>
        </w:tc>
        <w:tc>
          <w:tcPr>
            <w:tcW w:w="2766" w:type="dxa"/>
            <w:tcBorders>
              <w:top w:val="single" w:sz="6" w:space="0" w:color="auto"/>
            </w:tcBorders>
          </w:tcPr>
          <w:p w:rsidR="00BE559A" w:rsidRPr="007B1468" w:rsidRDefault="00BE559A" w:rsidP="007B3B02">
            <w:pPr>
              <w:rPr>
                <w:rFonts w:ascii="宋体" w:eastAsia="宋体" w:hAnsi="宋体"/>
              </w:rPr>
            </w:pPr>
            <w:r w:rsidRPr="007B1468">
              <w:rPr>
                <w:rFonts w:ascii="宋体" w:eastAsia="宋体" w:hAnsi="宋体" w:hint="eastAsia"/>
              </w:rPr>
              <w:t>北京赛多利斯天平有限公司</w:t>
            </w:r>
          </w:p>
        </w:tc>
      </w:tr>
      <w:tr w:rsidR="00BE559A" w:rsidRPr="007B1468" w:rsidTr="007B3B02">
        <w:tc>
          <w:tcPr>
            <w:tcW w:w="2765" w:type="dxa"/>
          </w:tcPr>
          <w:p w:rsidR="00BE559A" w:rsidRPr="007B1468" w:rsidRDefault="00BE559A" w:rsidP="007B3B02">
            <w:pPr>
              <w:rPr>
                <w:rFonts w:ascii="宋体" w:eastAsia="宋体" w:hAnsi="宋体"/>
              </w:rPr>
            </w:pPr>
            <w:r w:rsidRPr="007B1468">
              <w:rPr>
                <w:rFonts w:ascii="宋体" w:eastAsia="宋体" w:hAnsi="宋体" w:hint="eastAsia"/>
              </w:rPr>
              <w:t>管式电炉</w:t>
            </w:r>
          </w:p>
        </w:tc>
        <w:tc>
          <w:tcPr>
            <w:tcW w:w="2765" w:type="dxa"/>
          </w:tcPr>
          <w:p w:rsidR="00BE559A" w:rsidRPr="007B1468" w:rsidRDefault="00BE559A" w:rsidP="007B3B02">
            <w:pPr>
              <w:rPr>
                <w:rFonts w:ascii="宋体" w:eastAsia="宋体" w:hAnsi="宋体"/>
              </w:rPr>
            </w:pPr>
            <w:r w:rsidRPr="007B1468">
              <w:rPr>
                <w:rFonts w:ascii="宋体" w:eastAsia="宋体" w:hAnsi="宋体" w:hint="eastAsia"/>
              </w:rPr>
              <w:t>YFK60*440</w:t>
            </w:r>
          </w:p>
        </w:tc>
        <w:tc>
          <w:tcPr>
            <w:tcW w:w="2766" w:type="dxa"/>
          </w:tcPr>
          <w:p w:rsidR="00BE559A" w:rsidRPr="007B1468" w:rsidRDefault="00BE559A" w:rsidP="007B3B02">
            <w:pPr>
              <w:rPr>
                <w:rFonts w:ascii="宋体" w:eastAsia="宋体" w:hAnsi="宋体"/>
              </w:rPr>
            </w:pPr>
            <w:r w:rsidRPr="007B1468">
              <w:rPr>
                <w:rFonts w:ascii="宋体" w:eastAsia="宋体" w:hAnsi="宋体" w:hint="eastAsia"/>
              </w:rPr>
              <w:t>上海意丰电炉有限公司</w:t>
            </w:r>
          </w:p>
        </w:tc>
      </w:tr>
      <w:tr w:rsidR="00BE559A" w:rsidRPr="007B1468" w:rsidTr="007B3B02">
        <w:tc>
          <w:tcPr>
            <w:tcW w:w="2765" w:type="dxa"/>
          </w:tcPr>
          <w:p w:rsidR="00BE559A" w:rsidRPr="007B1468" w:rsidRDefault="00BE559A" w:rsidP="007B3B02">
            <w:pPr>
              <w:rPr>
                <w:rFonts w:ascii="宋体" w:eastAsia="宋体" w:hAnsi="宋体"/>
              </w:rPr>
            </w:pPr>
            <w:r w:rsidRPr="007B1468">
              <w:rPr>
                <w:rFonts w:ascii="宋体" w:eastAsia="宋体" w:hAnsi="宋体" w:hint="eastAsia"/>
              </w:rPr>
              <w:t>电热恒温干燥箱</w:t>
            </w:r>
          </w:p>
        </w:tc>
        <w:tc>
          <w:tcPr>
            <w:tcW w:w="2765" w:type="dxa"/>
          </w:tcPr>
          <w:p w:rsidR="00BE559A" w:rsidRPr="007B1468" w:rsidRDefault="00BE559A" w:rsidP="007B3B02">
            <w:pPr>
              <w:rPr>
                <w:rFonts w:ascii="宋体" w:eastAsia="宋体" w:hAnsi="宋体"/>
              </w:rPr>
            </w:pPr>
            <w:r w:rsidRPr="007B1468">
              <w:rPr>
                <w:rFonts w:ascii="宋体" w:eastAsia="宋体" w:hAnsi="宋体" w:hint="eastAsia"/>
              </w:rPr>
              <w:t>DHG-9070</w:t>
            </w:r>
            <w:r w:rsidRPr="007B1468">
              <w:rPr>
                <w:rFonts w:ascii="宋体" w:eastAsia="宋体" w:hAnsi="宋体"/>
              </w:rPr>
              <w:t>A</w:t>
            </w:r>
          </w:p>
        </w:tc>
        <w:tc>
          <w:tcPr>
            <w:tcW w:w="2766" w:type="dxa"/>
          </w:tcPr>
          <w:p w:rsidR="00BE559A" w:rsidRPr="007B1468" w:rsidRDefault="00BE559A" w:rsidP="007B3B02">
            <w:pPr>
              <w:rPr>
                <w:rFonts w:ascii="宋体" w:eastAsia="宋体" w:hAnsi="宋体"/>
              </w:rPr>
            </w:pPr>
            <w:r w:rsidRPr="007B1468">
              <w:rPr>
                <w:rFonts w:ascii="宋体" w:eastAsia="宋体" w:hAnsi="宋体" w:hint="eastAsia"/>
              </w:rPr>
              <w:t>上海精宏实验设备有限公司</w:t>
            </w:r>
          </w:p>
        </w:tc>
      </w:tr>
      <w:tr w:rsidR="00BE559A" w:rsidRPr="007B1468" w:rsidTr="007B3B02">
        <w:tc>
          <w:tcPr>
            <w:tcW w:w="2765" w:type="dxa"/>
          </w:tcPr>
          <w:p w:rsidR="00BE559A" w:rsidRPr="007B1468" w:rsidRDefault="00BE559A" w:rsidP="007B3B02">
            <w:pPr>
              <w:rPr>
                <w:rFonts w:ascii="宋体" w:eastAsia="宋体" w:hAnsi="宋体"/>
              </w:rPr>
            </w:pPr>
            <w:r w:rsidRPr="007B1468">
              <w:rPr>
                <w:rFonts w:ascii="宋体" w:eastAsia="宋体" w:hAnsi="宋体" w:hint="eastAsia"/>
              </w:rPr>
              <w:lastRenderedPageBreak/>
              <w:t>粉末压片机</w:t>
            </w:r>
          </w:p>
        </w:tc>
        <w:tc>
          <w:tcPr>
            <w:tcW w:w="2765" w:type="dxa"/>
          </w:tcPr>
          <w:p w:rsidR="00BE559A" w:rsidRPr="007B1468" w:rsidRDefault="00BE559A" w:rsidP="007B3B02">
            <w:pPr>
              <w:rPr>
                <w:rFonts w:ascii="宋体" w:eastAsia="宋体" w:hAnsi="宋体"/>
              </w:rPr>
            </w:pPr>
            <w:r w:rsidRPr="007B1468">
              <w:rPr>
                <w:rFonts w:ascii="宋体" w:eastAsia="宋体" w:hAnsi="宋体" w:hint="eastAsia"/>
              </w:rPr>
              <w:t>FYD-40型粉末压片机</w:t>
            </w:r>
          </w:p>
        </w:tc>
        <w:tc>
          <w:tcPr>
            <w:tcW w:w="2766" w:type="dxa"/>
          </w:tcPr>
          <w:p w:rsidR="00BE559A" w:rsidRPr="007B1468" w:rsidRDefault="00BE559A" w:rsidP="007B3B02">
            <w:pPr>
              <w:rPr>
                <w:rFonts w:ascii="宋体" w:eastAsia="宋体" w:hAnsi="宋体"/>
              </w:rPr>
            </w:pPr>
            <w:r w:rsidRPr="007B1468">
              <w:rPr>
                <w:rFonts w:ascii="宋体" w:eastAsia="宋体" w:hAnsi="宋体" w:hint="eastAsia"/>
              </w:rPr>
              <w:t>合肥科晶材料科技有限公司</w:t>
            </w:r>
          </w:p>
        </w:tc>
      </w:tr>
      <w:tr w:rsidR="00BE559A" w:rsidRPr="007B1468" w:rsidTr="007B3B02">
        <w:tc>
          <w:tcPr>
            <w:tcW w:w="2765" w:type="dxa"/>
          </w:tcPr>
          <w:p w:rsidR="00BE559A" w:rsidRPr="007B1468" w:rsidRDefault="00BE559A" w:rsidP="007B3B02">
            <w:pPr>
              <w:rPr>
                <w:rFonts w:ascii="宋体" w:eastAsia="宋体" w:hAnsi="宋体"/>
              </w:rPr>
            </w:pPr>
            <w:r w:rsidRPr="007B1468">
              <w:rPr>
                <w:rFonts w:ascii="宋体" w:eastAsia="宋体" w:hAnsi="宋体" w:hint="eastAsia"/>
              </w:rPr>
              <w:t>高温马弗炉</w:t>
            </w:r>
          </w:p>
        </w:tc>
        <w:tc>
          <w:tcPr>
            <w:tcW w:w="2765" w:type="dxa"/>
          </w:tcPr>
          <w:p w:rsidR="00BE559A" w:rsidRPr="007B1468" w:rsidRDefault="00BE559A" w:rsidP="007B3B02">
            <w:pPr>
              <w:rPr>
                <w:rFonts w:ascii="宋体" w:eastAsia="宋体" w:hAnsi="宋体"/>
              </w:rPr>
            </w:pPr>
            <w:r w:rsidRPr="007B1468">
              <w:rPr>
                <w:rFonts w:ascii="宋体" w:eastAsia="宋体" w:hAnsi="宋体" w:hint="eastAsia"/>
              </w:rPr>
              <w:t>HT-1700</w:t>
            </w:r>
          </w:p>
        </w:tc>
        <w:tc>
          <w:tcPr>
            <w:tcW w:w="2766" w:type="dxa"/>
          </w:tcPr>
          <w:p w:rsidR="00BE559A" w:rsidRPr="007B1468" w:rsidRDefault="00BE559A" w:rsidP="007B3B02">
            <w:pPr>
              <w:rPr>
                <w:rFonts w:ascii="宋体" w:eastAsia="宋体" w:hAnsi="宋体"/>
              </w:rPr>
            </w:pPr>
            <w:r w:rsidRPr="007B1468">
              <w:rPr>
                <w:rFonts w:ascii="宋体" w:eastAsia="宋体" w:hAnsi="宋体" w:hint="eastAsia"/>
              </w:rPr>
              <w:t>德国纳博热公司</w:t>
            </w:r>
          </w:p>
        </w:tc>
      </w:tr>
      <w:tr w:rsidR="00BE559A" w:rsidRPr="007B1468" w:rsidTr="007B3B02">
        <w:trPr>
          <w:trHeight w:val="57"/>
        </w:trPr>
        <w:tc>
          <w:tcPr>
            <w:tcW w:w="2765" w:type="dxa"/>
          </w:tcPr>
          <w:p w:rsidR="00BE559A" w:rsidRPr="007B1468" w:rsidRDefault="00BE559A" w:rsidP="007B3B02">
            <w:pPr>
              <w:rPr>
                <w:rFonts w:ascii="宋体" w:eastAsia="宋体" w:hAnsi="宋体"/>
              </w:rPr>
            </w:pPr>
            <w:r w:rsidRPr="007B1468">
              <w:rPr>
                <w:rFonts w:ascii="宋体" w:eastAsia="宋体" w:hAnsi="宋体" w:hint="eastAsia"/>
              </w:rPr>
              <w:t>电流电压表</w:t>
            </w:r>
          </w:p>
        </w:tc>
        <w:tc>
          <w:tcPr>
            <w:tcW w:w="2765" w:type="dxa"/>
          </w:tcPr>
          <w:p w:rsidR="00BE559A" w:rsidRPr="007B1468" w:rsidRDefault="00BE559A" w:rsidP="007B3B02">
            <w:pPr>
              <w:rPr>
                <w:rFonts w:ascii="宋体" w:eastAsia="宋体" w:hAnsi="宋体"/>
              </w:rPr>
            </w:pPr>
            <w:r w:rsidRPr="007B1468">
              <w:rPr>
                <w:rFonts w:ascii="宋体" w:eastAsia="宋体" w:hAnsi="宋体" w:hint="eastAsia"/>
              </w:rPr>
              <w:t>GDM-8245</w:t>
            </w:r>
          </w:p>
        </w:tc>
        <w:tc>
          <w:tcPr>
            <w:tcW w:w="2766" w:type="dxa"/>
          </w:tcPr>
          <w:p w:rsidR="00BE559A" w:rsidRPr="007B1468" w:rsidRDefault="00BE559A" w:rsidP="007B3B02">
            <w:pPr>
              <w:rPr>
                <w:rFonts w:ascii="宋体" w:eastAsia="宋体" w:hAnsi="宋体"/>
              </w:rPr>
            </w:pPr>
            <w:r w:rsidRPr="007B1468">
              <w:rPr>
                <w:rFonts w:ascii="宋体" w:eastAsia="宋体" w:hAnsi="宋体" w:hint="eastAsia"/>
              </w:rPr>
              <w:t>固纬电子（苏州）有限公司</w:t>
            </w:r>
          </w:p>
        </w:tc>
      </w:tr>
      <w:tr w:rsidR="00BE559A" w:rsidRPr="007B1468" w:rsidTr="007B3B02">
        <w:tc>
          <w:tcPr>
            <w:tcW w:w="2765" w:type="dxa"/>
            <w:tcBorders>
              <w:bottom w:val="single" w:sz="12" w:space="0" w:color="000000" w:themeColor="text1"/>
            </w:tcBorders>
          </w:tcPr>
          <w:p w:rsidR="00BE559A" w:rsidRPr="007B1468" w:rsidRDefault="00BE559A" w:rsidP="007B3B02">
            <w:pPr>
              <w:rPr>
                <w:rFonts w:ascii="宋体" w:eastAsia="宋体" w:hAnsi="宋体"/>
              </w:rPr>
            </w:pPr>
            <w:r w:rsidRPr="007B1468">
              <w:rPr>
                <w:rFonts w:ascii="宋体" w:eastAsia="宋体" w:hAnsi="宋体" w:hint="eastAsia"/>
              </w:rPr>
              <w:t>电化学工作站</w:t>
            </w:r>
          </w:p>
        </w:tc>
        <w:tc>
          <w:tcPr>
            <w:tcW w:w="2765" w:type="dxa"/>
            <w:tcBorders>
              <w:bottom w:val="single" w:sz="12" w:space="0" w:color="000000" w:themeColor="text1"/>
            </w:tcBorders>
          </w:tcPr>
          <w:p w:rsidR="00BE559A" w:rsidRPr="007B1468" w:rsidRDefault="00BE559A" w:rsidP="007B3B02">
            <w:pPr>
              <w:rPr>
                <w:rFonts w:ascii="宋体" w:eastAsia="宋体" w:hAnsi="宋体"/>
              </w:rPr>
            </w:pPr>
            <w:r w:rsidRPr="007B1468">
              <w:rPr>
                <w:rFonts w:ascii="宋体" w:eastAsia="宋体" w:hAnsi="宋体" w:hint="eastAsia"/>
              </w:rPr>
              <w:t>IM6ex</w:t>
            </w:r>
          </w:p>
        </w:tc>
        <w:tc>
          <w:tcPr>
            <w:tcW w:w="2766" w:type="dxa"/>
            <w:tcBorders>
              <w:bottom w:val="single" w:sz="12" w:space="0" w:color="000000" w:themeColor="text1"/>
            </w:tcBorders>
          </w:tcPr>
          <w:p w:rsidR="00BE559A" w:rsidRPr="007B1468" w:rsidRDefault="00BE559A" w:rsidP="007B3B02">
            <w:pPr>
              <w:rPr>
                <w:rFonts w:ascii="宋体" w:eastAsia="宋体" w:hAnsi="宋体"/>
              </w:rPr>
            </w:pPr>
            <w:r w:rsidRPr="007B1468">
              <w:rPr>
                <w:rFonts w:ascii="宋体" w:eastAsia="宋体" w:hAnsi="宋体" w:hint="eastAsia"/>
              </w:rPr>
              <w:t>ZAH</w:t>
            </w:r>
            <w:r w:rsidRPr="007B1468">
              <w:rPr>
                <w:rFonts w:ascii="宋体" w:eastAsia="宋体" w:hAnsi="宋体"/>
              </w:rPr>
              <w:t>NER</w:t>
            </w:r>
          </w:p>
        </w:tc>
      </w:tr>
    </w:tbl>
    <w:p w:rsidR="00BE559A" w:rsidRPr="007B1468" w:rsidRDefault="00BE559A" w:rsidP="00BE559A">
      <w:pPr>
        <w:rPr>
          <w:rFonts w:ascii="宋体" w:eastAsia="宋体" w:hAnsi="宋体"/>
          <w:b/>
          <w:sz w:val="24"/>
        </w:rPr>
      </w:pPr>
      <w:r w:rsidRPr="007B1468">
        <w:rPr>
          <w:rFonts w:ascii="宋体" w:eastAsia="宋体" w:hAnsi="宋体" w:hint="eastAsia"/>
          <w:b/>
          <w:sz w:val="24"/>
        </w:rPr>
        <w:t>2.</w:t>
      </w:r>
      <w:r w:rsidRPr="007B1468">
        <w:rPr>
          <w:rFonts w:ascii="宋体" w:eastAsia="宋体" w:hAnsi="宋体"/>
          <w:b/>
          <w:sz w:val="24"/>
        </w:rPr>
        <w:t>4</w:t>
      </w:r>
      <w:r w:rsidRPr="007B1468">
        <w:rPr>
          <w:rFonts w:ascii="宋体" w:eastAsia="宋体" w:hAnsi="宋体" w:hint="eastAsia"/>
          <w:b/>
          <w:sz w:val="24"/>
        </w:rPr>
        <w:t>电池制备</w:t>
      </w:r>
    </w:p>
    <w:p w:rsidR="00BE559A" w:rsidRPr="007B1468" w:rsidRDefault="00BE559A" w:rsidP="00BE559A">
      <w:pPr>
        <w:rPr>
          <w:rFonts w:ascii="宋体" w:eastAsia="宋体" w:hAnsi="宋体"/>
          <w:szCs w:val="21"/>
        </w:rPr>
      </w:pPr>
      <w:r w:rsidRPr="007B1468">
        <w:rPr>
          <w:rFonts w:ascii="宋体" w:eastAsia="宋体" w:hAnsi="宋体"/>
          <w:szCs w:val="21"/>
        </w:rPr>
        <w:tab/>
      </w:r>
      <w:r w:rsidRPr="007B1468">
        <w:rPr>
          <w:rFonts w:ascii="宋体" w:eastAsia="宋体" w:hAnsi="宋体" w:hint="eastAsia"/>
          <w:szCs w:val="21"/>
        </w:rPr>
        <w:t>压片法制备电解质支撑性的多孔电极SOEC电池过程包括电解质片、氧气</w:t>
      </w:r>
      <w:proofErr w:type="gramStart"/>
      <w:r w:rsidRPr="007B1468">
        <w:rPr>
          <w:rFonts w:ascii="宋体" w:eastAsia="宋体" w:hAnsi="宋体" w:hint="eastAsia"/>
          <w:szCs w:val="21"/>
        </w:rPr>
        <w:t>极</w:t>
      </w:r>
      <w:proofErr w:type="gramEnd"/>
      <w:r w:rsidRPr="007B1468">
        <w:rPr>
          <w:rFonts w:ascii="宋体" w:eastAsia="宋体" w:hAnsi="宋体" w:hint="eastAsia"/>
          <w:szCs w:val="21"/>
        </w:rPr>
        <w:t>材料、燃料</w:t>
      </w:r>
      <w:proofErr w:type="gramStart"/>
      <w:r w:rsidRPr="007B1468">
        <w:rPr>
          <w:rFonts w:ascii="宋体" w:eastAsia="宋体" w:hAnsi="宋体" w:hint="eastAsia"/>
          <w:szCs w:val="21"/>
        </w:rPr>
        <w:t>极</w:t>
      </w:r>
      <w:proofErr w:type="gramEnd"/>
      <w:r w:rsidRPr="007B1468">
        <w:rPr>
          <w:rFonts w:ascii="宋体" w:eastAsia="宋体" w:hAnsi="宋体" w:hint="eastAsia"/>
          <w:szCs w:val="21"/>
        </w:rPr>
        <w:t>材料的制备以及将电解质片按顺序分别和燃料</w:t>
      </w:r>
      <w:proofErr w:type="gramStart"/>
      <w:r w:rsidRPr="007B1468">
        <w:rPr>
          <w:rFonts w:ascii="宋体" w:eastAsia="宋体" w:hAnsi="宋体" w:hint="eastAsia"/>
          <w:szCs w:val="21"/>
        </w:rPr>
        <w:t>极</w:t>
      </w:r>
      <w:proofErr w:type="gramEnd"/>
      <w:r w:rsidRPr="007B1468">
        <w:rPr>
          <w:rFonts w:ascii="宋体" w:eastAsia="宋体" w:hAnsi="宋体" w:hint="eastAsia"/>
          <w:szCs w:val="21"/>
        </w:rPr>
        <w:t>材料、氧气</w:t>
      </w:r>
      <w:proofErr w:type="gramStart"/>
      <w:r w:rsidRPr="007B1468">
        <w:rPr>
          <w:rFonts w:ascii="宋体" w:eastAsia="宋体" w:hAnsi="宋体" w:hint="eastAsia"/>
          <w:szCs w:val="21"/>
        </w:rPr>
        <w:t>极</w:t>
      </w:r>
      <w:proofErr w:type="gramEnd"/>
      <w:r w:rsidRPr="007B1468">
        <w:rPr>
          <w:rFonts w:ascii="宋体" w:eastAsia="宋体" w:hAnsi="宋体" w:hint="eastAsia"/>
          <w:szCs w:val="21"/>
        </w:rPr>
        <w:t>材料共烧结成完整的电池等多个步骤。</w:t>
      </w:r>
    </w:p>
    <w:p w:rsidR="00BE559A" w:rsidRPr="007B1468" w:rsidRDefault="00BE559A" w:rsidP="00BE559A">
      <w:pPr>
        <w:rPr>
          <w:rFonts w:ascii="宋体" w:eastAsia="宋体" w:hAnsi="宋体"/>
          <w:b/>
        </w:rPr>
      </w:pPr>
      <w:r w:rsidRPr="007B1468">
        <w:rPr>
          <w:rFonts w:ascii="宋体" w:eastAsia="宋体" w:hAnsi="宋体" w:hint="eastAsia"/>
          <w:b/>
        </w:rPr>
        <w:t>2.4.1电解质片的制备</w:t>
      </w:r>
    </w:p>
    <w:p w:rsidR="00BE559A" w:rsidRPr="007B1468" w:rsidRDefault="00BE559A" w:rsidP="00BE559A">
      <w:pPr>
        <w:rPr>
          <w:rFonts w:ascii="宋体" w:eastAsia="宋体" w:hAnsi="宋体"/>
          <w:b/>
        </w:rPr>
      </w:pPr>
      <w:r w:rsidRPr="007B1468">
        <w:rPr>
          <w:rFonts w:ascii="宋体" w:eastAsia="宋体" w:hAnsi="宋体"/>
          <w:b/>
        </w:rPr>
        <w:tab/>
      </w:r>
      <w:r w:rsidRPr="007B1468">
        <w:rPr>
          <w:rFonts w:ascii="宋体" w:eastAsia="宋体" w:hAnsi="宋体" w:hint="eastAsia"/>
        </w:rPr>
        <w:t>称取一定量的8</w:t>
      </w:r>
      <w:r w:rsidRPr="007B1468">
        <w:rPr>
          <w:rFonts w:ascii="宋体" w:eastAsia="宋体" w:hAnsi="宋体"/>
        </w:rPr>
        <w:t>YSZ</w:t>
      </w:r>
      <w:r w:rsidRPr="007B1468">
        <w:rPr>
          <w:rFonts w:ascii="宋体" w:eastAsia="宋体" w:hAnsi="宋体" w:hint="eastAsia"/>
        </w:rPr>
        <w:t>粉末和</w:t>
      </w:r>
      <w:r w:rsidRPr="007B1468">
        <w:rPr>
          <w:rFonts w:ascii="宋体" w:eastAsia="宋体" w:hAnsi="宋体"/>
        </w:rPr>
        <w:t>PVB</w:t>
      </w:r>
      <w:r w:rsidRPr="007B1468">
        <w:rPr>
          <w:rFonts w:ascii="宋体" w:eastAsia="宋体" w:hAnsi="宋体" w:hint="eastAsia"/>
        </w:rPr>
        <w:t>粉末，其中PVB粉末的质量为称取的8</w:t>
      </w:r>
      <w:r w:rsidRPr="007B1468">
        <w:rPr>
          <w:rFonts w:ascii="宋体" w:eastAsia="宋体" w:hAnsi="宋体"/>
        </w:rPr>
        <w:t>YSZ</w:t>
      </w:r>
      <w:r w:rsidRPr="007B1468">
        <w:rPr>
          <w:rFonts w:ascii="宋体" w:eastAsia="宋体" w:hAnsi="宋体" w:hint="eastAsia"/>
        </w:rPr>
        <w:t>质量的3%。先将称取出来的PVB粉末溶解与Et</w:t>
      </w:r>
      <w:r w:rsidRPr="007B1468">
        <w:rPr>
          <w:rFonts w:ascii="宋体" w:eastAsia="宋体" w:hAnsi="宋体"/>
        </w:rPr>
        <w:t>OH</w:t>
      </w:r>
      <w:r w:rsidRPr="007B1468">
        <w:rPr>
          <w:rFonts w:ascii="宋体" w:eastAsia="宋体" w:hAnsi="宋体" w:hint="eastAsia"/>
        </w:rPr>
        <w:t>中，将溶有PVB粉末的EtOH</w:t>
      </w:r>
      <w:proofErr w:type="gramStart"/>
      <w:r w:rsidRPr="007B1468">
        <w:rPr>
          <w:rFonts w:ascii="宋体" w:eastAsia="宋体" w:hAnsi="宋体" w:hint="eastAsia"/>
        </w:rPr>
        <w:t>与称取</w:t>
      </w:r>
      <w:proofErr w:type="gramEnd"/>
      <w:r w:rsidRPr="007B1468">
        <w:rPr>
          <w:rFonts w:ascii="宋体" w:eastAsia="宋体" w:hAnsi="宋体" w:hint="eastAsia"/>
        </w:rPr>
        <w:t>好的8YSZ混合成浆状。在研钵中将8YSZ、PVB、Et</w:t>
      </w:r>
      <w:r w:rsidRPr="007B1468">
        <w:rPr>
          <w:rFonts w:ascii="宋体" w:eastAsia="宋体" w:hAnsi="宋体"/>
        </w:rPr>
        <w:t>OH</w:t>
      </w:r>
      <w:r w:rsidRPr="007B1468">
        <w:rPr>
          <w:rFonts w:ascii="宋体" w:eastAsia="宋体" w:hAnsi="宋体" w:hint="eastAsia"/>
        </w:rPr>
        <w:t>混合成的浆状研磨，一直研磨至浆状粘稠到形状变成块状，块状继续研磨</w:t>
      </w:r>
      <w:proofErr w:type="gramStart"/>
      <w:r w:rsidRPr="007B1468">
        <w:rPr>
          <w:rFonts w:ascii="宋体" w:eastAsia="宋体" w:hAnsi="宋体" w:hint="eastAsia"/>
        </w:rPr>
        <w:t>至重新</w:t>
      </w:r>
      <w:proofErr w:type="gramEnd"/>
      <w:r w:rsidRPr="007B1468">
        <w:rPr>
          <w:rFonts w:ascii="宋体" w:eastAsia="宋体" w:hAnsi="宋体" w:hint="eastAsia"/>
        </w:rPr>
        <w:t>变成粉体。研磨成粉体后，加入少量的无水酒精继续研磨，直至粉体颗粒变得细小。</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将研磨好的粉体在粉末压片机中压制成片，电解质片的厚度以及均匀程度很大程度决定了最后制备的电池的电化学性能好坏，</w:t>
      </w:r>
      <w:proofErr w:type="gramStart"/>
      <w:r w:rsidRPr="007B1468">
        <w:rPr>
          <w:rFonts w:ascii="宋体" w:eastAsia="宋体" w:hAnsi="宋体" w:hint="eastAsia"/>
        </w:rPr>
        <w:t>电解质片压的</w:t>
      </w:r>
      <w:proofErr w:type="gramEnd"/>
      <w:r w:rsidRPr="007B1468">
        <w:rPr>
          <w:rFonts w:ascii="宋体" w:eastAsia="宋体" w:hAnsi="宋体" w:hint="eastAsia"/>
        </w:rPr>
        <w:t>越薄，性能就越好，但是压出较薄的电解质片很困难。本实验一开始使用0.6g的磨制好的粉末去压制电解质片，由于粉末太少，较难铺平，压制出来的电解质片大多有明显的凸痕不平整，改用0.7g的粉末去压制能有效减少凸痕的出现。但是改用0.7g或者更多量的粉末去压制电解质片相比与0.6g甚至更少的粉末去压制电解质片，得到的电解质</w:t>
      </w:r>
      <w:proofErr w:type="gramStart"/>
      <w:r w:rsidRPr="007B1468">
        <w:rPr>
          <w:rFonts w:ascii="宋体" w:eastAsia="宋体" w:hAnsi="宋体" w:hint="eastAsia"/>
        </w:rPr>
        <w:t>片会厚一些</w:t>
      </w:r>
      <w:proofErr w:type="gramEnd"/>
      <w:r w:rsidRPr="007B1468">
        <w:rPr>
          <w:rFonts w:ascii="宋体" w:eastAsia="宋体" w:hAnsi="宋体" w:hint="eastAsia"/>
        </w:rPr>
        <w:t>，电化学性能也会相应地降低一些。</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从压制好的电解质片中挑取出表面光滑平整的电解质片，在高温马弗炉中程序升温至1400℃，自然冷却后取出烧结致密的电解质片。烧结致密的电解质片与刚压好成型的电解质片在物理性状有明显差异，对比见表3。</w:t>
      </w:r>
    </w:p>
    <w:p w:rsidR="00BE559A" w:rsidRPr="007B1468" w:rsidRDefault="00BE559A" w:rsidP="00BE559A">
      <w:pPr>
        <w:jc w:val="center"/>
        <w:rPr>
          <w:rFonts w:ascii="宋体" w:eastAsia="宋体" w:hAnsi="宋体"/>
        </w:rPr>
      </w:pPr>
      <w:r w:rsidRPr="007B1468">
        <w:rPr>
          <w:rFonts w:ascii="宋体" w:eastAsia="宋体" w:hAnsi="宋体" w:hint="eastAsia"/>
        </w:rPr>
        <w:t>表3</w:t>
      </w:r>
      <w:r w:rsidRPr="007B1468">
        <w:rPr>
          <w:rFonts w:ascii="宋体" w:eastAsia="宋体" w:hAnsi="宋体"/>
        </w:rPr>
        <w:t xml:space="preserve"> </w:t>
      </w:r>
      <w:r w:rsidRPr="007B1468">
        <w:rPr>
          <w:rFonts w:ascii="宋体" w:eastAsia="宋体" w:hAnsi="宋体" w:hint="eastAsia"/>
        </w:rPr>
        <w:t>电解质片烧结前后物理性状对比</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65"/>
        <w:gridCol w:w="2765"/>
        <w:gridCol w:w="2766"/>
      </w:tblGrid>
      <w:tr w:rsidR="00BE559A" w:rsidRPr="007B1468" w:rsidTr="007B3B02">
        <w:tc>
          <w:tcPr>
            <w:tcW w:w="2765" w:type="dxa"/>
            <w:tcBorders>
              <w:top w:val="single" w:sz="12" w:space="0" w:color="000000" w:themeColor="text1"/>
              <w:bottom w:val="single" w:sz="6" w:space="0" w:color="000000" w:themeColor="text1"/>
            </w:tcBorders>
          </w:tcPr>
          <w:p w:rsidR="00BE559A" w:rsidRPr="007B1468" w:rsidRDefault="00BE559A" w:rsidP="007B3B02">
            <w:pPr>
              <w:jc w:val="center"/>
              <w:rPr>
                <w:rFonts w:ascii="宋体" w:eastAsia="宋体" w:hAnsi="宋体"/>
              </w:rPr>
            </w:pPr>
          </w:p>
        </w:tc>
        <w:tc>
          <w:tcPr>
            <w:tcW w:w="2765" w:type="dxa"/>
            <w:tcBorders>
              <w:top w:val="single" w:sz="12" w:space="0" w:color="000000" w:themeColor="text1"/>
              <w:bottom w:val="single" w:sz="6"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压制后未烧的电解质片</w:t>
            </w:r>
          </w:p>
        </w:tc>
        <w:tc>
          <w:tcPr>
            <w:tcW w:w="2766" w:type="dxa"/>
            <w:tcBorders>
              <w:top w:val="single" w:sz="12" w:space="0" w:color="000000" w:themeColor="text1"/>
              <w:bottom w:val="single" w:sz="6"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高温烧致密的电解质片</w:t>
            </w:r>
          </w:p>
        </w:tc>
      </w:tr>
      <w:tr w:rsidR="00BE559A" w:rsidRPr="007B1468" w:rsidTr="007B3B02">
        <w:tc>
          <w:tcPr>
            <w:tcW w:w="2765" w:type="dxa"/>
            <w:tcBorders>
              <w:top w:val="single" w:sz="6"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面积</w:t>
            </w:r>
          </w:p>
        </w:tc>
        <w:tc>
          <w:tcPr>
            <w:tcW w:w="2765" w:type="dxa"/>
            <w:tcBorders>
              <w:top w:val="single" w:sz="6"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直径约为2cm的圆片</w:t>
            </w:r>
          </w:p>
        </w:tc>
        <w:tc>
          <w:tcPr>
            <w:tcW w:w="2766" w:type="dxa"/>
            <w:tcBorders>
              <w:top w:val="single" w:sz="6"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直接约为1.7cm的圆片</w:t>
            </w:r>
          </w:p>
        </w:tc>
      </w:tr>
      <w:tr w:rsidR="00BE559A" w:rsidRPr="007B1468" w:rsidTr="007B3B02">
        <w:tc>
          <w:tcPr>
            <w:tcW w:w="2765" w:type="dxa"/>
          </w:tcPr>
          <w:p w:rsidR="00BE559A" w:rsidRPr="007B1468" w:rsidRDefault="00BE559A" w:rsidP="007B3B02">
            <w:pPr>
              <w:jc w:val="center"/>
              <w:rPr>
                <w:rFonts w:ascii="宋体" w:eastAsia="宋体" w:hAnsi="宋体"/>
              </w:rPr>
            </w:pPr>
            <w:r w:rsidRPr="007B1468">
              <w:rPr>
                <w:rFonts w:ascii="宋体" w:eastAsia="宋体" w:hAnsi="宋体" w:hint="eastAsia"/>
              </w:rPr>
              <w:t>厚度</w:t>
            </w:r>
          </w:p>
        </w:tc>
        <w:tc>
          <w:tcPr>
            <w:tcW w:w="2765" w:type="dxa"/>
          </w:tcPr>
          <w:p w:rsidR="00BE559A" w:rsidRPr="007B1468" w:rsidRDefault="00BE559A" w:rsidP="007B3B02">
            <w:pPr>
              <w:jc w:val="center"/>
              <w:rPr>
                <w:rFonts w:ascii="宋体" w:eastAsia="宋体" w:hAnsi="宋体"/>
              </w:rPr>
            </w:pPr>
            <w:r w:rsidRPr="007B1468">
              <w:rPr>
                <w:rFonts w:ascii="宋体" w:eastAsia="宋体" w:hAnsi="宋体" w:hint="eastAsia"/>
              </w:rPr>
              <w:t>较厚</w:t>
            </w:r>
          </w:p>
        </w:tc>
        <w:tc>
          <w:tcPr>
            <w:tcW w:w="2766" w:type="dxa"/>
          </w:tcPr>
          <w:p w:rsidR="00BE559A" w:rsidRPr="007B1468" w:rsidRDefault="00BE559A" w:rsidP="007B3B02">
            <w:pPr>
              <w:jc w:val="center"/>
              <w:rPr>
                <w:rFonts w:ascii="宋体" w:eastAsia="宋体" w:hAnsi="宋体"/>
              </w:rPr>
            </w:pPr>
            <w:r w:rsidRPr="007B1468">
              <w:rPr>
                <w:rFonts w:ascii="宋体" w:eastAsia="宋体" w:hAnsi="宋体" w:hint="eastAsia"/>
              </w:rPr>
              <w:t>较薄</w:t>
            </w:r>
          </w:p>
        </w:tc>
      </w:tr>
      <w:tr w:rsidR="00BE559A" w:rsidRPr="007B1468" w:rsidTr="007B3B02">
        <w:tc>
          <w:tcPr>
            <w:tcW w:w="2765" w:type="dxa"/>
          </w:tcPr>
          <w:p w:rsidR="00BE559A" w:rsidRPr="007B1468" w:rsidRDefault="00BE559A" w:rsidP="007B3B02">
            <w:pPr>
              <w:jc w:val="center"/>
              <w:rPr>
                <w:rFonts w:ascii="宋体" w:eastAsia="宋体" w:hAnsi="宋体"/>
              </w:rPr>
            </w:pPr>
            <w:r w:rsidRPr="007B1468">
              <w:rPr>
                <w:rFonts w:ascii="宋体" w:eastAsia="宋体" w:hAnsi="宋体" w:hint="eastAsia"/>
              </w:rPr>
              <w:t>致密程度</w:t>
            </w:r>
          </w:p>
        </w:tc>
        <w:tc>
          <w:tcPr>
            <w:tcW w:w="2765" w:type="dxa"/>
          </w:tcPr>
          <w:p w:rsidR="00BE559A" w:rsidRPr="007B1468" w:rsidRDefault="00BE559A" w:rsidP="007B3B02">
            <w:pPr>
              <w:jc w:val="center"/>
              <w:rPr>
                <w:rFonts w:ascii="宋体" w:eastAsia="宋体" w:hAnsi="宋体"/>
              </w:rPr>
            </w:pPr>
            <w:r w:rsidRPr="007B1468">
              <w:rPr>
                <w:rFonts w:ascii="宋体" w:eastAsia="宋体" w:hAnsi="宋体" w:hint="eastAsia"/>
              </w:rPr>
              <w:t>正面滴上酒精会渗透到背面</w:t>
            </w:r>
          </w:p>
        </w:tc>
        <w:tc>
          <w:tcPr>
            <w:tcW w:w="2766" w:type="dxa"/>
          </w:tcPr>
          <w:p w:rsidR="00BE559A" w:rsidRPr="007B1468" w:rsidRDefault="00BE559A" w:rsidP="007B3B02">
            <w:pPr>
              <w:jc w:val="center"/>
              <w:rPr>
                <w:rFonts w:ascii="宋体" w:eastAsia="宋体" w:hAnsi="宋体"/>
              </w:rPr>
            </w:pPr>
            <w:r w:rsidRPr="007B1468">
              <w:rPr>
                <w:rFonts w:ascii="宋体" w:eastAsia="宋体" w:hAnsi="宋体" w:hint="eastAsia"/>
              </w:rPr>
              <w:t>表面如陶瓷一般光滑致密，表面滴上酒精不会渗透到背面</w:t>
            </w:r>
          </w:p>
        </w:tc>
      </w:tr>
      <w:tr w:rsidR="00BE559A" w:rsidRPr="007B1468" w:rsidTr="007B3B02">
        <w:tc>
          <w:tcPr>
            <w:tcW w:w="2765" w:type="dxa"/>
          </w:tcPr>
          <w:p w:rsidR="00BE559A" w:rsidRPr="007B1468" w:rsidRDefault="00BE559A" w:rsidP="007B3B02">
            <w:pPr>
              <w:jc w:val="center"/>
              <w:rPr>
                <w:rFonts w:ascii="宋体" w:eastAsia="宋体" w:hAnsi="宋体"/>
              </w:rPr>
            </w:pPr>
            <w:r w:rsidRPr="007B1468">
              <w:rPr>
                <w:rFonts w:ascii="宋体" w:eastAsia="宋体" w:hAnsi="宋体" w:hint="eastAsia"/>
              </w:rPr>
              <w:t>硬度</w:t>
            </w:r>
          </w:p>
        </w:tc>
        <w:tc>
          <w:tcPr>
            <w:tcW w:w="2765" w:type="dxa"/>
          </w:tcPr>
          <w:p w:rsidR="00BE559A" w:rsidRPr="007B1468" w:rsidRDefault="00BE559A" w:rsidP="007B3B02">
            <w:pPr>
              <w:jc w:val="center"/>
              <w:rPr>
                <w:rFonts w:ascii="宋体" w:eastAsia="宋体" w:hAnsi="宋体"/>
              </w:rPr>
            </w:pPr>
            <w:r w:rsidRPr="007B1468">
              <w:rPr>
                <w:rFonts w:ascii="宋体" w:eastAsia="宋体" w:hAnsi="宋体" w:hint="eastAsia"/>
              </w:rPr>
              <w:t>轻轻一掰就碎</w:t>
            </w:r>
          </w:p>
        </w:tc>
        <w:tc>
          <w:tcPr>
            <w:tcW w:w="2766" w:type="dxa"/>
          </w:tcPr>
          <w:p w:rsidR="00BE559A" w:rsidRPr="007B1468" w:rsidRDefault="00BE559A" w:rsidP="007B3B02">
            <w:pPr>
              <w:jc w:val="center"/>
              <w:rPr>
                <w:rFonts w:ascii="宋体" w:eastAsia="宋体" w:hAnsi="宋体"/>
              </w:rPr>
            </w:pPr>
            <w:r w:rsidRPr="007B1468">
              <w:rPr>
                <w:rFonts w:ascii="宋体" w:eastAsia="宋体" w:hAnsi="宋体" w:hint="eastAsia"/>
              </w:rPr>
              <w:t>硬度和陶瓷接近，用手无法将</w:t>
            </w:r>
            <w:proofErr w:type="gramStart"/>
            <w:r w:rsidRPr="007B1468">
              <w:rPr>
                <w:rFonts w:ascii="宋体" w:eastAsia="宋体" w:hAnsi="宋体" w:hint="eastAsia"/>
              </w:rPr>
              <w:t>电解质片掰断</w:t>
            </w:r>
            <w:proofErr w:type="gramEnd"/>
          </w:p>
        </w:tc>
      </w:tr>
      <w:tr w:rsidR="00BE559A" w:rsidRPr="007B1468" w:rsidTr="007B3B02">
        <w:tc>
          <w:tcPr>
            <w:tcW w:w="2765" w:type="dxa"/>
            <w:tcBorders>
              <w:bottom w:val="single" w:sz="12"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光泽</w:t>
            </w:r>
          </w:p>
        </w:tc>
        <w:tc>
          <w:tcPr>
            <w:tcW w:w="2765" w:type="dxa"/>
            <w:tcBorders>
              <w:bottom w:val="single" w:sz="12"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颜色为纯白色，表面不反光</w:t>
            </w:r>
          </w:p>
        </w:tc>
        <w:tc>
          <w:tcPr>
            <w:tcW w:w="2766" w:type="dxa"/>
            <w:tcBorders>
              <w:bottom w:val="single" w:sz="12" w:space="0" w:color="000000" w:themeColor="text1"/>
            </w:tcBorders>
          </w:tcPr>
          <w:p w:rsidR="00BE559A" w:rsidRPr="007B1468" w:rsidRDefault="00BE559A" w:rsidP="007B3B02">
            <w:pPr>
              <w:jc w:val="center"/>
              <w:rPr>
                <w:rFonts w:ascii="宋体" w:eastAsia="宋体" w:hAnsi="宋体"/>
              </w:rPr>
            </w:pPr>
            <w:r w:rsidRPr="007B1468">
              <w:rPr>
                <w:rFonts w:ascii="宋体" w:eastAsia="宋体" w:hAnsi="宋体" w:hint="eastAsia"/>
              </w:rPr>
              <w:t>颜色相较于未烧电解质</w:t>
            </w:r>
            <w:proofErr w:type="gramStart"/>
            <w:r w:rsidRPr="007B1468">
              <w:rPr>
                <w:rFonts w:ascii="宋体" w:eastAsia="宋体" w:hAnsi="宋体" w:hint="eastAsia"/>
              </w:rPr>
              <w:t>片有点</w:t>
            </w:r>
            <w:proofErr w:type="gramEnd"/>
            <w:r w:rsidRPr="007B1468">
              <w:rPr>
                <w:rFonts w:ascii="宋体" w:eastAsia="宋体" w:hAnsi="宋体" w:hint="eastAsia"/>
              </w:rPr>
              <w:t>发黄，电解质表面反光</w:t>
            </w:r>
          </w:p>
        </w:tc>
      </w:tr>
    </w:tbl>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本文实验中，烧结前后的电解质片如图2-1所示，其中图中左边电解质片为电解质烧结后，面积变小，颜色变深，图右为烧结前的电解质。</w:t>
      </w:r>
    </w:p>
    <w:p w:rsidR="00BE559A" w:rsidRPr="007B1468" w:rsidRDefault="00BE559A" w:rsidP="00BE559A">
      <w:pPr>
        <w:jc w:val="center"/>
        <w:rPr>
          <w:rFonts w:ascii="宋体" w:eastAsia="宋体" w:hAnsi="宋体"/>
        </w:rPr>
      </w:pPr>
      <w:r w:rsidRPr="007B1468">
        <w:rPr>
          <w:rFonts w:ascii="宋体" w:eastAsia="宋体" w:hAnsi="宋体" w:hint="eastAsia"/>
          <w:noProof/>
        </w:rPr>
        <w:drawing>
          <wp:inline distT="0" distB="0" distL="0" distR="0">
            <wp:extent cx="2215662" cy="13217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34030" cy="1332726"/>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t>图2-1烧结前后电解质片比较</w:t>
      </w:r>
    </w:p>
    <w:p w:rsidR="00BE559A" w:rsidRPr="007B1468" w:rsidRDefault="00BE559A" w:rsidP="00BE559A">
      <w:pPr>
        <w:rPr>
          <w:rFonts w:ascii="宋体" w:eastAsia="宋体" w:hAnsi="宋体"/>
          <w:b/>
        </w:rPr>
      </w:pPr>
      <w:r w:rsidRPr="007B1468">
        <w:rPr>
          <w:rFonts w:ascii="宋体" w:eastAsia="宋体" w:hAnsi="宋体"/>
          <w:b/>
        </w:rPr>
        <w:lastRenderedPageBreak/>
        <w:t>2.4.2</w:t>
      </w:r>
      <w:r w:rsidRPr="007B1468">
        <w:rPr>
          <w:rFonts w:ascii="宋体" w:eastAsia="宋体" w:hAnsi="宋体" w:hint="eastAsia"/>
          <w:b/>
        </w:rPr>
        <w:t>燃料</w:t>
      </w:r>
      <w:proofErr w:type="gramStart"/>
      <w:r w:rsidRPr="007B1468">
        <w:rPr>
          <w:rFonts w:ascii="宋体" w:eastAsia="宋体" w:hAnsi="宋体" w:hint="eastAsia"/>
          <w:b/>
        </w:rPr>
        <w:t>极</w:t>
      </w:r>
      <w:proofErr w:type="gramEnd"/>
      <w:r w:rsidRPr="007B1468">
        <w:rPr>
          <w:rFonts w:ascii="宋体" w:eastAsia="宋体" w:hAnsi="宋体" w:hint="eastAsia"/>
          <w:b/>
        </w:rPr>
        <w:t>电极材料制备</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称取NI</w:t>
      </w:r>
      <w:r w:rsidRPr="007B1468">
        <w:rPr>
          <w:rFonts w:ascii="宋体" w:eastAsia="宋体" w:hAnsi="宋体"/>
        </w:rPr>
        <w:t>O</w:t>
      </w:r>
      <w:r w:rsidRPr="007B1468">
        <w:rPr>
          <w:rFonts w:ascii="宋体" w:eastAsia="宋体" w:hAnsi="宋体" w:hint="eastAsia"/>
        </w:rPr>
        <w:t>粉末、8YSZ粉末，其中NIO粉末和8YSZ粉末的比例为1：1，以溶有乙基纤维素的松露醇为调和剂，加入一定量的可溶性淀粉</w:t>
      </w:r>
      <w:proofErr w:type="gramStart"/>
      <w:r w:rsidRPr="007B1468">
        <w:rPr>
          <w:rFonts w:ascii="宋体" w:eastAsia="宋体" w:hAnsi="宋体" w:hint="eastAsia"/>
        </w:rPr>
        <w:t>做为</w:t>
      </w:r>
      <w:proofErr w:type="gramEnd"/>
      <w:r w:rsidRPr="007B1468">
        <w:rPr>
          <w:rFonts w:ascii="宋体" w:eastAsia="宋体" w:hAnsi="宋体" w:hint="eastAsia"/>
        </w:rPr>
        <w:t xml:space="preserve">造孔剂，将两种粉末在调和剂的作用下在研钵中研磨两个小时以上，直至浆料充分均匀。 </w:t>
      </w:r>
    </w:p>
    <w:p w:rsidR="00BE559A" w:rsidRPr="007B1468" w:rsidRDefault="00BE559A" w:rsidP="00BE559A">
      <w:pPr>
        <w:rPr>
          <w:rFonts w:ascii="宋体" w:eastAsia="宋体" w:hAnsi="宋体"/>
          <w:b/>
        </w:rPr>
      </w:pPr>
      <w:r w:rsidRPr="007B1468">
        <w:rPr>
          <w:rFonts w:ascii="宋体" w:eastAsia="宋体" w:hAnsi="宋体" w:hint="eastAsia"/>
          <w:b/>
        </w:rPr>
        <w:t>2.</w:t>
      </w:r>
      <w:r w:rsidRPr="007B1468">
        <w:rPr>
          <w:rFonts w:ascii="宋体" w:eastAsia="宋体" w:hAnsi="宋体"/>
          <w:b/>
        </w:rPr>
        <w:t>4</w:t>
      </w:r>
      <w:r w:rsidRPr="007B1468">
        <w:rPr>
          <w:rFonts w:ascii="宋体" w:eastAsia="宋体" w:hAnsi="宋体" w:hint="eastAsia"/>
          <w:b/>
        </w:rPr>
        <w:t>.3氧气</w:t>
      </w:r>
      <w:proofErr w:type="gramStart"/>
      <w:r w:rsidRPr="007B1468">
        <w:rPr>
          <w:rFonts w:ascii="宋体" w:eastAsia="宋体" w:hAnsi="宋体" w:hint="eastAsia"/>
          <w:b/>
        </w:rPr>
        <w:t>极</w:t>
      </w:r>
      <w:proofErr w:type="gramEnd"/>
      <w:r w:rsidRPr="007B1468">
        <w:rPr>
          <w:rFonts w:ascii="宋体" w:eastAsia="宋体" w:hAnsi="宋体" w:hint="eastAsia"/>
          <w:b/>
        </w:rPr>
        <w:t>电极材料制备</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氧气</w:t>
      </w:r>
      <w:proofErr w:type="gramStart"/>
      <w:r w:rsidRPr="007B1468">
        <w:rPr>
          <w:rFonts w:ascii="宋体" w:eastAsia="宋体" w:hAnsi="宋体" w:hint="eastAsia"/>
        </w:rPr>
        <w:t>极</w:t>
      </w:r>
      <w:proofErr w:type="gramEnd"/>
      <w:r w:rsidRPr="007B1468">
        <w:rPr>
          <w:rFonts w:ascii="宋体" w:eastAsia="宋体" w:hAnsi="宋体" w:hint="eastAsia"/>
        </w:rPr>
        <w:t>电极材料的制备方法与燃料</w:t>
      </w:r>
      <w:proofErr w:type="gramStart"/>
      <w:r w:rsidRPr="007B1468">
        <w:rPr>
          <w:rFonts w:ascii="宋体" w:eastAsia="宋体" w:hAnsi="宋体" w:hint="eastAsia"/>
        </w:rPr>
        <w:t>极</w:t>
      </w:r>
      <w:proofErr w:type="gramEnd"/>
      <w:r w:rsidRPr="007B1468">
        <w:rPr>
          <w:rFonts w:ascii="宋体" w:eastAsia="宋体" w:hAnsi="宋体" w:hint="eastAsia"/>
        </w:rPr>
        <w:t>电极材料的制备方法类似。本次实验中制作了两种LSM为氧气极的电解质支撑性电池和LSCF为氧气极的电解质支撑性电池，这两种电池在电解质片以及燃料</w:t>
      </w:r>
      <w:proofErr w:type="gramStart"/>
      <w:r w:rsidRPr="007B1468">
        <w:rPr>
          <w:rFonts w:ascii="宋体" w:eastAsia="宋体" w:hAnsi="宋体" w:hint="eastAsia"/>
        </w:rPr>
        <w:t>极</w:t>
      </w:r>
      <w:proofErr w:type="gramEnd"/>
      <w:r w:rsidRPr="007B1468">
        <w:rPr>
          <w:rFonts w:ascii="宋体" w:eastAsia="宋体" w:hAnsi="宋体" w:hint="eastAsia"/>
        </w:rPr>
        <w:t>材料上没有差别，仅在氧气</w:t>
      </w:r>
      <w:proofErr w:type="gramStart"/>
      <w:r w:rsidRPr="007B1468">
        <w:rPr>
          <w:rFonts w:ascii="宋体" w:eastAsia="宋体" w:hAnsi="宋体" w:hint="eastAsia"/>
        </w:rPr>
        <w:t>极</w:t>
      </w:r>
      <w:proofErr w:type="gramEnd"/>
      <w:r w:rsidRPr="007B1468">
        <w:rPr>
          <w:rFonts w:ascii="宋体" w:eastAsia="宋体" w:hAnsi="宋体" w:hint="eastAsia"/>
        </w:rPr>
        <w:t>材料的制备上存在着差别。</w:t>
      </w:r>
    </w:p>
    <w:p w:rsidR="00BE559A" w:rsidRPr="007B1468" w:rsidRDefault="00BE559A" w:rsidP="00BE559A">
      <w:pPr>
        <w:rPr>
          <w:rFonts w:ascii="宋体" w:eastAsia="宋体" w:hAnsi="宋体"/>
          <w:b/>
        </w:rPr>
      </w:pPr>
      <w:r w:rsidRPr="007B1468">
        <w:rPr>
          <w:rFonts w:ascii="宋体" w:eastAsia="宋体" w:hAnsi="宋体" w:hint="eastAsia"/>
          <w:b/>
        </w:rPr>
        <w:t>2.4.3.1</w:t>
      </w:r>
      <w:r w:rsidRPr="007B1468">
        <w:rPr>
          <w:rFonts w:ascii="宋体" w:eastAsia="宋体" w:hAnsi="宋体"/>
          <w:b/>
        </w:rPr>
        <w:t>LSM</w:t>
      </w:r>
      <w:r w:rsidRPr="007B1468">
        <w:rPr>
          <w:rFonts w:ascii="宋体" w:eastAsia="宋体" w:hAnsi="宋体" w:hint="eastAsia"/>
          <w:b/>
        </w:rPr>
        <w:t>氧气</w:t>
      </w:r>
      <w:proofErr w:type="gramStart"/>
      <w:r w:rsidRPr="007B1468">
        <w:rPr>
          <w:rFonts w:ascii="宋体" w:eastAsia="宋体" w:hAnsi="宋体" w:hint="eastAsia"/>
          <w:b/>
        </w:rPr>
        <w:t>极</w:t>
      </w:r>
      <w:proofErr w:type="gramEnd"/>
      <w:r w:rsidRPr="007B1468">
        <w:rPr>
          <w:rFonts w:ascii="宋体" w:eastAsia="宋体" w:hAnsi="宋体" w:hint="eastAsia"/>
          <w:b/>
        </w:rPr>
        <w:t>材料制备</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称取LSM粉末、8YSZ粉末，其中LSM粉末和8YSZ粉末的比例为7：3，以溶有乙基纤维素的松露醇为调和剂将8</w:t>
      </w:r>
      <w:r w:rsidRPr="007B1468">
        <w:rPr>
          <w:rFonts w:ascii="宋体" w:eastAsia="宋体" w:hAnsi="宋体"/>
        </w:rPr>
        <w:t>LSM</w:t>
      </w:r>
      <w:r w:rsidRPr="007B1468">
        <w:rPr>
          <w:rFonts w:ascii="宋体" w:eastAsia="宋体" w:hAnsi="宋体" w:hint="eastAsia"/>
        </w:rPr>
        <w:t>粉末和YSZ粉末调和在一起混成浆状，用研钵研磨两个小时以上使浆料充分均匀。</w:t>
      </w:r>
    </w:p>
    <w:p w:rsidR="00BE559A" w:rsidRPr="007B1468" w:rsidRDefault="00BE559A" w:rsidP="00BE559A">
      <w:pPr>
        <w:rPr>
          <w:rFonts w:ascii="宋体" w:eastAsia="宋体" w:hAnsi="宋体"/>
          <w:b/>
        </w:rPr>
      </w:pPr>
      <w:r w:rsidRPr="007B1468">
        <w:rPr>
          <w:rFonts w:ascii="宋体" w:eastAsia="宋体" w:hAnsi="宋体" w:hint="eastAsia"/>
          <w:b/>
        </w:rPr>
        <w:t>2.4.3.2LSCF氧气</w:t>
      </w:r>
      <w:proofErr w:type="gramStart"/>
      <w:r w:rsidRPr="007B1468">
        <w:rPr>
          <w:rFonts w:ascii="宋体" w:eastAsia="宋体" w:hAnsi="宋体" w:hint="eastAsia"/>
          <w:b/>
        </w:rPr>
        <w:t>极</w:t>
      </w:r>
      <w:proofErr w:type="gramEnd"/>
      <w:r w:rsidRPr="007B1468">
        <w:rPr>
          <w:rFonts w:ascii="宋体" w:eastAsia="宋体" w:hAnsi="宋体" w:hint="eastAsia"/>
          <w:b/>
        </w:rPr>
        <w:t>材料制备</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在制备上与LSM氧气</w:t>
      </w:r>
      <w:proofErr w:type="gramStart"/>
      <w:r w:rsidRPr="007B1468">
        <w:rPr>
          <w:rFonts w:ascii="宋体" w:eastAsia="宋体" w:hAnsi="宋体" w:hint="eastAsia"/>
        </w:rPr>
        <w:t>极</w:t>
      </w:r>
      <w:proofErr w:type="gramEnd"/>
      <w:r w:rsidRPr="007B1468">
        <w:rPr>
          <w:rFonts w:ascii="宋体" w:eastAsia="宋体" w:hAnsi="宋体" w:hint="eastAsia"/>
        </w:rPr>
        <w:t>材料的制备方法相同，用LSCF粉末替代LSM粉末与8YSZ、松露醇混合研磨至充分均匀。</w:t>
      </w:r>
    </w:p>
    <w:p w:rsidR="00BE559A" w:rsidRPr="007B1468" w:rsidRDefault="00BE559A" w:rsidP="00BE559A">
      <w:pPr>
        <w:rPr>
          <w:rFonts w:ascii="宋体" w:eastAsia="宋体" w:hAnsi="宋体"/>
          <w:b/>
        </w:rPr>
      </w:pPr>
      <w:r w:rsidRPr="007B1468">
        <w:rPr>
          <w:rFonts w:ascii="宋体" w:eastAsia="宋体" w:hAnsi="宋体"/>
          <w:b/>
        </w:rPr>
        <w:t>2.4.4</w:t>
      </w:r>
      <w:r w:rsidRPr="007B1468">
        <w:rPr>
          <w:rFonts w:ascii="宋体" w:eastAsia="宋体" w:hAnsi="宋体" w:hint="eastAsia"/>
          <w:b/>
        </w:rPr>
        <w:t>电解质片与电极材料共烧结</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用丝网印刷技术在电解质片的一面用燃料</w:t>
      </w:r>
      <w:proofErr w:type="gramStart"/>
      <w:r w:rsidRPr="007B1468">
        <w:rPr>
          <w:rFonts w:ascii="宋体" w:eastAsia="宋体" w:hAnsi="宋体" w:hint="eastAsia"/>
        </w:rPr>
        <w:t>极</w:t>
      </w:r>
      <w:proofErr w:type="gramEnd"/>
      <w:r w:rsidRPr="007B1468">
        <w:rPr>
          <w:rFonts w:ascii="宋体" w:eastAsia="宋体" w:hAnsi="宋体" w:hint="eastAsia"/>
        </w:rPr>
        <w:t>材料涂上直径约为1cm的圆，静置一天待电解质片上的燃料</w:t>
      </w:r>
      <w:proofErr w:type="gramStart"/>
      <w:r w:rsidRPr="007B1468">
        <w:rPr>
          <w:rFonts w:ascii="宋体" w:eastAsia="宋体" w:hAnsi="宋体" w:hint="eastAsia"/>
        </w:rPr>
        <w:t>极</w:t>
      </w:r>
      <w:proofErr w:type="gramEnd"/>
      <w:r w:rsidRPr="007B1468">
        <w:rPr>
          <w:rFonts w:ascii="宋体" w:eastAsia="宋体" w:hAnsi="宋体" w:hint="eastAsia"/>
        </w:rPr>
        <w:t>材料松露醇挥发完全。将只涂有燃料</w:t>
      </w:r>
      <w:proofErr w:type="gramStart"/>
      <w:r w:rsidRPr="007B1468">
        <w:rPr>
          <w:rFonts w:ascii="宋体" w:eastAsia="宋体" w:hAnsi="宋体" w:hint="eastAsia"/>
        </w:rPr>
        <w:t>极</w:t>
      </w:r>
      <w:proofErr w:type="gramEnd"/>
      <w:r w:rsidRPr="007B1468">
        <w:rPr>
          <w:rFonts w:ascii="宋体" w:eastAsia="宋体" w:hAnsi="宋体" w:hint="eastAsia"/>
        </w:rPr>
        <w:t>材料的电解质放入高温马弗炉中。</w:t>
      </w:r>
    </w:p>
    <w:p w:rsidR="00BE559A" w:rsidRPr="007B1468" w:rsidRDefault="00BE559A" w:rsidP="00BE559A">
      <w:pPr>
        <w:ind w:firstLine="420"/>
        <w:rPr>
          <w:rFonts w:ascii="宋体" w:eastAsia="宋体" w:hAnsi="宋体"/>
        </w:rPr>
      </w:pPr>
      <w:r w:rsidRPr="007B1468">
        <w:rPr>
          <w:rFonts w:ascii="宋体" w:eastAsia="宋体" w:hAnsi="宋体" w:hint="eastAsia"/>
        </w:rPr>
        <w:t>将燃料极烧结好的电解质片的另一面用丝网印刷涂上氧气</w:t>
      </w:r>
      <w:proofErr w:type="gramStart"/>
      <w:r w:rsidRPr="007B1468">
        <w:rPr>
          <w:rFonts w:ascii="宋体" w:eastAsia="宋体" w:hAnsi="宋体" w:hint="eastAsia"/>
        </w:rPr>
        <w:t>极</w:t>
      </w:r>
      <w:proofErr w:type="gramEnd"/>
      <w:r w:rsidRPr="007B1468">
        <w:rPr>
          <w:rFonts w:ascii="宋体" w:eastAsia="宋体" w:hAnsi="宋体" w:hint="eastAsia"/>
        </w:rPr>
        <w:t>材料，静置一天，待表面松露醇挥发完全，放入高温马弗炉中按照程序升温共烧结。</w:t>
      </w:r>
    </w:p>
    <w:p w:rsidR="00BE559A" w:rsidRPr="007B1468" w:rsidRDefault="00BE559A" w:rsidP="00BE559A">
      <w:pPr>
        <w:ind w:firstLine="420"/>
        <w:rPr>
          <w:rFonts w:ascii="宋体" w:eastAsia="宋体" w:hAnsi="宋体"/>
        </w:rPr>
      </w:pPr>
      <w:r w:rsidRPr="007B1468">
        <w:rPr>
          <w:rFonts w:ascii="宋体" w:eastAsia="宋体" w:hAnsi="宋体" w:hint="eastAsia"/>
        </w:rPr>
        <w:t>本文制备的以LSM为氧气</w:t>
      </w:r>
      <w:proofErr w:type="gramStart"/>
      <w:r w:rsidRPr="007B1468">
        <w:rPr>
          <w:rFonts w:ascii="宋体" w:eastAsia="宋体" w:hAnsi="宋体" w:hint="eastAsia"/>
        </w:rPr>
        <w:t>极</w:t>
      </w:r>
      <w:proofErr w:type="gramEnd"/>
      <w:r w:rsidRPr="007B1468">
        <w:rPr>
          <w:rFonts w:ascii="宋体" w:eastAsia="宋体" w:hAnsi="宋体" w:hint="eastAsia"/>
        </w:rPr>
        <w:t>材料电解质支撑性电池如图2-2所示，电池的电极面积为3.15cm</w:t>
      </w:r>
      <w:r w:rsidRPr="007B1468">
        <w:rPr>
          <w:rFonts w:ascii="宋体" w:eastAsia="宋体" w:hAnsi="宋体"/>
          <w:vertAlign w:val="superscript"/>
        </w:rPr>
        <w:t>2</w:t>
      </w:r>
      <w:r w:rsidRPr="007B1468">
        <w:rPr>
          <w:rFonts w:ascii="宋体" w:eastAsia="宋体" w:hAnsi="宋体" w:hint="eastAsia"/>
        </w:rPr>
        <w:t>，本实验中对比测试的燃料极支撑型电池如图2-3所示，电池的电极面积为12.57cm</w:t>
      </w:r>
      <w:r w:rsidRPr="007B1468">
        <w:rPr>
          <w:rFonts w:ascii="宋体" w:eastAsia="宋体" w:hAnsi="宋体" w:hint="eastAsia"/>
          <w:vertAlign w:val="superscript"/>
        </w:rPr>
        <w:t>2</w:t>
      </w:r>
      <w:r w:rsidRPr="007B1468">
        <w:rPr>
          <w:rFonts w:ascii="宋体" w:eastAsia="宋体" w:hAnsi="宋体" w:hint="eastAsia"/>
        </w:rPr>
        <w:t>。</w:t>
      </w:r>
    </w:p>
    <w:p w:rsidR="00BE559A" w:rsidRPr="007B1468" w:rsidRDefault="00BE559A" w:rsidP="00BE559A">
      <w:pPr>
        <w:ind w:firstLine="420"/>
        <w:jc w:val="center"/>
        <w:rPr>
          <w:rFonts w:ascii="宋体" w:eastAsia="宋体" w:hAnsi="宋体"/>
        </w:rPr>
      </w:pPr>
      <w:r w:rsidRPr="007B1468">
        <w:rPr>
          <w:rFonts w:ascii="宋体" w:eastAsia="宋体" w:hAnsi="宋体" w:hint="eastAsia"/>
          <w:noProof/>
        </w:rPr>
        <w:drawing>
          <wp:inline distT="0" distB="0" distL="0" distR="0">
            <wp:extent cx="2445642" cy="1137139"/>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3467" cy="1150077"/>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图2-2电解质支撑型电池（图左为燃料</w:t>
      </w:r>
      <w:proofErr w:type="gramStart"/>
      <w:r w:rsidRPr="007B1468">
        <w:rPr>
          <w:rFonts w:ascii="宋体" w:eastAsia="宋体" w:hAnsi="宋体" w:hint="eastAsia"/>
        </w:rPr>
        <w:t>极</w:t>
      </w:r>
      <w:proofErr w:type="gramEnd"/>
      <w:r w:rsidRPr="007B1468">
        <w:rPr>
          <w:rFonts w:ascii="宋体" w:eastAsia="宋体" w:hAnsi="宋体" w:hint="eastAsia"/>
        </w:rPr>
        <w:t>电极，图右为LSM的氧气</w:t>
      </w:r>
      <w:proofErr w:type="gramStart"/>
      <w:r w:rsidRPr="007B1468">
        <w:rPr>
          <w:rFonts w:ascii="宋体" w:eastAsia="宋体" w:hAnsi="宋体" w:hint="eastAsia"/>
        </w:rPr>
        <w:t>极</w:t>
      </w:r>
      <w:proofErr w:type="gramEnd"/>
      <w:r w:rsidRPr="007B1468">
        <w:rPr>
          <w:rFonts w:ascii="宋体" w:eastAsia="宋体" w:hAnsi="宋体" w:hint="eastAsia"/>
        </w:rPr>
        <w:t>电极）</w:t>
      </w:r>
    </w:p>
    <w:p w:rsidR="00BE559A" w:rsidRPr="007B1468" w:rsidRDefault="00BE559A" w:rsidP="00BE559A">
      <w:pPr>
        <w:ind w:firstLine="420"/>
        <w:jc w:val="center"/>
        <w:rPr>
          <w:rFonts w:ascii="宋体" w:eastAsia="宋体" w:hAnsi="宋体"/>
        </w:rPr>
      </w:pPr>
      <w:r w:rsidRPr="007B1468">
        <w:rPr>
          <w:rFonts w:ascii="宋体" w:eastAsia="宋体" w:hAnsi="宋体" w:hint="eastAsia"/>
          <w:noProof/>
        </w:rPr>
        <w:drawing>
          <wp:inline distT="0" distB="0" distL="0" distR="0">
            <wp:extent cx="2092570" cy="1332987"/>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12587" cy="1345738"/>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图2-3燃料极支撑型电池（图左为LSM氧气</w:t>
      </w:r>
      <w:proofErr w:type="gramStart"/>
      <w:r w:rsidRPr="007B1468">
        <w:rPr>
          <w:rFonts w:ascii="宋体" w:eastAsia="宋体" w:hAnsi="宋体" w:hint="eastAsia"/>
        </w:rPr>
        <w:t>极</w:t>
      </w:r>
      <w:proofErr w:type="gramEnd"/>
      <w:r w:rsidRPr="007B1468">
        <w:rPr>
          <w:rFonts w:ascii="宋体" w:eastAsia="宋体" w:hAnsi="宋体" w:hint="eastAsia"/>
        </w:rPr>
        <w:t>电极，图右为燃料</w:t>
      </w:r>
      <w:proofErr w:type="gramStart"/>
      <w:r w:rsidRPr="007B1468">
        <w:rPr>
          <w:rFonts w:ascii="宋体" w:eastAsia="宋体" w:hAnsi="宋体" w:hint="eastAsia"/>
        </w:rPr>
        <w:t>极</w:t>
      </w:r>
      <w:proofErr w:type="gramEnd"/>
      <w:r w:rsidRPr="007B1468">
        <w:rPr>
          <w:rFonts w:ascii="宋体" w:eastAsia="宋体" w:hAnsi="宋体" w:hint="eastAsia"/>
        </w:rPr>
        <w:t>电极）</w:t>
      </w:r>
    </w:p>
    <w:p w:rsidR="00BE559A" w:rsidRPr="007B1468" w:rsidRDefault="00BE559A" w:rsidP="00BE559A">
      <w:pPr>
        <w:rPr>
          <w:rFonts w:ascii="宋体" w:eastAsia="宋体" w:hAnsi="宋体"/>
          <w:b/>
        </w:rPr>
      </w:pPr>
      <w:r w:rsidRPr="007B1468">
        <w:rPr>
          <w:rFonts w:ascii="宋体" w:eastAsia="宋体" w:hAnsi="宋体" w:hint="eastAsia"/>
          <w:b/>
        </w:rPr>
        <w:t>2.</w:t>
      </w:r>
      <w:r w:rsidRPr="007B1468">
        <w:rPr>
          <w:rFonts w:ascii="宋体" w:eastAsia="宋体" w:hAnsi="宋体"/>
          <w:b/>
        </w:rPr>
        <w:t>5</w:t>
      </w:r>
      <w:r w:rsidRPr="007B1468">
        <w:rPr>
          <w:rFonts w:ascii="宋体" w:eastAsia="宋体" w:hAnsi="宋体" w:hint="eastAsia"/>
          <w:b/>
        </w:rPr>
        <w:t>测试仪器的组装</w:t>
      </w:r>
    </w:p>
    <w:p w:rsidR="00BE559A" w:rsidRPr="007B1468" w:rsidRDefault="00BE559A" w:rsidP="00BE559A">
      <w:pPr>
        <w:rPr>
          <w:rFonts w:ascii="宋体" w:eastAsia="宋体" w:hAnsi="宋体"/>
          <w:b/>
        </w:rPr>
      </w:pPr>
      <w:r w:rsidRPr="007B1468">
        <w:rPr>
          <w:rFonts w:ascii="宋体" w:eastAsia="宋体" w:hAnsi="宋体" w:hint="eastAsia"/>
          <w:b/>
        </w:rPr>
        <w:t>2.5.1电解质片连接银环</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本文实验中用到了LSM为氧气极的电解质支撑性电池、LSCF为氧气极的电解质支撑性电池以及LSM为氧气极的燃料极支撑性电池。其中，燃料极支撑性电池电极面积（电极面直径约为2cm）相比与电解质支撑性电池要大，为了能够更好</w:t>
      </w:r>
      <w:del w:id="119" w:author="wangshaorong" w:date="2017-06-01T08:31:00Z">
        <w:r w:rsidRPr="007B1468" w:rsidDel="007C3C59">
          <w:rPr>
            <w:rFonts w:ascii="宋体" w:eastAsia="宋体" w:hAnsi="宋体" w:hint="eastAsia"/>
          </w:rPr>
          <w:delText>的</w:delText>
        </w:r>
      </w:del>
      <w:ins w:id="120" w:author="wangshaorong" w:date="2017-06-01T08:31:00Z">
        <w:r w:rsidR="007C3C59">
          <w:rPr>
            <w:rFonts w:ascii="宋体" w:eastAsia="宋体" w:hAnsi="宋体" w:hint="eastAsia"/>
          </w:rPr>
          <w:t>地</w:t>
        </w:r>
      </w:ins>
      <w:r w:rsidRPr="007B1468">
        <w:rPr>
          <w:rFonts w:ascii="宋体" w:eastAsia="宋体" w:hAnsi="宋体" w:hint="eastAsia"/>
        </w:rPr>
        <w:t>使电流电压信号被电化学工作站收集到提高测量精度，在燃料极支撑性电池的氧气</w:t>
      </w:r>
      <w:proofErr w:type="gramStart"/>
      <w:r w:rsidRPr="007B1468">
        <w:rPr>
          <w:rFonts w:ascii="宋体" w:eastAsia="宋体" w:hAnsi="宋体" w:hint="eastAsia"/>
        </w:rPr>
        <w:t>极</w:t>
      </w:r>
      <w:proofErr w:type="gramEnd"/>
      <w:r w:rsidRPr="007B1468">
        <w:rPr>
          <w:rFonts w:ascii="宋体" w:eastAsia="宋体" w:hAnsi="宋体" w:hint="eastAsia"/>
        </w:rPr>
        <w:t>和</w:t>
      </w:r>
      <w:proofErr w:type="gramStart"/>
      <w:r w:rsidRPr="007B1468">
        <w:rPr>
          <w:rFonts w:ascii="宋体" w:eastAsia="宋体" w:hAnsi="宋体" w:hint="eastAsia"/>
        </w:rPr>
        <w:t>燃料极用导电</w:t>
      </w:r>
      <w:proofErr w:type="gramEnd"/>
      <w:r w:rsidRPr="007B1468">
        <w:rPr>
          <w:rFonts w:ascii="宋体" w:eastAsia="宋体" w:hAnsi="宋体" w:hint="eastAsia"/>
        </w:rPr>
        <w:t>银</w:t>
      </w:r>
      <w:proofErr w:type="gramStart"/>
      <w:r w:rsidRPr="007B1468">
        <w:rPr>
          <w:rFonts w:ascii="宋体" w:eastAsia="宋体" w:hAnsi="宋体" w:hint="eastAsia"/>
        </w:rPr>
        <w:t>浆分别</w:t>
      </w:r>
      <w:proofErr w:type="gramEnd"/>
      <w:r w:rsidRPr="007B1468">
        <w:rPr>
          <w:rFonts w:ascii="宋体" w:eastAsia="宋体" w:hAnsi="宋体" w:hint="eastAsia"/>
        </w:rPr>
        <w:t>画上网格。由于电解质支撑性电池的电极表面比较小（电极形状为圆，直径约为1cm），所以不用导电</w:t>
      </w:r>
      <w:proofErr w:type="gramStart"/>
      <w:r w:rsidRPr="007B1468">
        <w:rPr>
          <w:rFonts w:ascii="宋体" w:eastAsia="宋体" w:hAnsi="宋体" w:hint="eastAsia"/>
        </w:rPr>
        <w:lastRenderedPageBreak/>
        <w:t>银浆画网格</w:t>
      </w:r>
      <w:proofErr w:type="gramEnd"/>
      <w:r w:rsidRPr="007B1468">
        <w:rPr>
          <w:rFonts w:ascii="宋体" w:eastAsia="宋体" w:hAnsi="宋体" w:hint="eastAsia"/>
        </w:rPr>
        <w:t>。</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用银丝绕成一个小于电池电极面的圆环，用导电银浆把银环分别固定在电池的燃料</w:t>
      </w:r>
      <w:proofErr w:type="gramStart"/>
      <w:r w:rsidRPr="007B1468">
        <w:rPr>
          <w:rFonts w:ascii="宋体" w:eastAsia="宋体" w:hAnsi="宋体" w:hint="eastAsia"/>
        </w:rPr>
        <w:t>极</w:t>
      </w:r>
      <w:proofErr w:type="gramEnd"/>
      <w:r w:rsidRPr="007B1468">
        <w:rPr>
          <w:rFonts w:ascii="宋体" w:eastAsia="宋体" w:hAnsi="宋体" w:hint="eastAsia"/>
        </w:rPr>
        <w:t>和氧气极上，在电热恒温干燥箱中用150℃烘干30分钟，将银环紧固地连接在电解质片上。电解池的主体结构示意图如图2-4所示。</w:t>
      </w:r>
    </w:p>
    <w:p w:rsidR="00BE559A" w:rsidRPr="007B1468" w:rsidRDefault="00BE559A" w:rsidP="00BE559A">
      <w:pPr>
        <w:jc w:val="center"/>
        <w:rPr>
          <w:rFonts w:ascii="宋体" w:eastAsia="宋体" w:hAnsi="宋体"/>
        </w:rPr>
      </w:pPr>
      <w:r w:rsidRPr="007B1468">
        <w:rPr>
          <w:rFonts w:ascii="宋体" w:eastAsia="宋体" w:hAnsi="宋体"/>
          <w:noProof/>
        </w:rPr>
        <w:drawing>
          <wp:inline distT="0" distB="0" distL="0" distR="0">
            <wp:extent cx="4191000" cy="19446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251896" cy="1972888"/>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t>图2-</w:t>
      </w:r>
      <w:r w:rsidRPr="007B1468">
        <w:rPr>
          <w:rFonts w:ascii="宋体" w:eastAsia="宋体" w:hAnsi="宋体"/>
        </w:rPr>
        <w:t>4</w:t>
      </w:r>
      <w:r w:rsidRPr="007B1468">
        <w:rPr>
          <w:rFonts w:ascii="宋体" w:eastAsia="宋体" w:hAnsi="宋体" w:hint="eastAsia"/>
        </w:rPr>
        <w:t>电解池主体结构示意图</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连上银丝的电解质支撑性电池如图2-3所示，电极上所引出的银丝用于电化学性能的测试。</w:t>
      </w:r>
    </w:p>
    <w:p w:rsidR="00BE559A" w:rsidRPr="007B1468" w:rsidRDefault="00BE559A" w:rsidP="00BE559A">
      <w:pPr>
        <w:jc w:val="center"/>
        <w:rPr>
          <w:rFonts w:ascii="宋体" w:eastAsia="宋体" w:hAnsi="宋体"/>
        </w:rPr>
      </w:pPr>
      <w:r w:rsidRPr="007B1468">
        <w:rPr>
          <w:rFonts w:ascii="宋体" w:eastAsia="宋体" w:hAnsi="宋体"/>
          <w:noProof/>
        </w:rPr>
        <w:drawing>
          <wp:inline distT="0" distB="0" distL="0" distR="0">
            <wp:extent cx="973015" cy="1516625"/>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85382" cy="1535902"/>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t>图2-</w:t>
      </w:r>
      <w:r w:rsidRPr="007B1468">
        <w:rPr>
          <w:rFonts w:ascii="宋体" w:eastAsia="宋体" w:hAnsi="宋体"/>
        </w:rPr>
        <w:t>5</w:t>
      </w:r>
      <w:r w:rsidRPr="007B1468">
        <w:rPr>
          <w:rFonts w:ascii="宋体" w:eastAsia="宋体" w:hAnsi="宋体" w:hint="eastAsia"/>
        </w:rPr>
        <w:t>连上银丝的电解质支撑性电池</w:t>
      </w:r>
    </w:p>
    <w:p w:rsidR="00BE559A" w:rsidRPr="007B1468" w:rsidRDefault="00BE559A" w:rsidP="00BE559A">
      <w:pPr>
        <w:rPr>
          <w:rFonts w:ascii="宋体" w:eastAsia="宋体" w:hAnsi="宋体"/>
          <w:b/>
        </w:rPr>
      </w:pPr>
      <w:r w:rsidRPr="007B1468">
        <w:rPr>
          <w:rFonts w:ascii="宋体" w:eastAsia="宋体" w:hAnsi="宋体" w:hint="eastAsia"/>
          <w:b/>
        </w:rPr>
        <w:t>2.5.2刚玉管与电池的连接</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将已经连接了银环的电池</w:t>
      </w:r>
      <w:proofErr w:type="gramStart"/>
      <w:r w:rsidRPr="007B1468">
        <w:rPr>
          <w:rFonts w:ascii="宋体" w:eastAsia="宋体" w:hAnsi="宋体" w:hint="eastAsia"/>
        </w:rPr>
        <w:t>燃料极朝内</w:t>
      </w:r>
      <w:proofErr w:type="gramEnd"/>
      <w:r w:rsidRPr="007B1468">
        <w:rPr>
          <w:rFonts w:ascii="宋体" w:eastAsia="宋体" w:hAnsi="宋体" w:hint="eastAsia"/>
        </w:rPr>
        <w:t>，氧气极朝外，用高温陶瓷密封胶将电池密封在刚玉管上，形成一个密封的内腔，分别将氧气</w:t>
      </w:r>
      <w:proofErr w:type="gramStart"/>
      <w:r w:rsidRPr="007B1468">
        <w:rPr>
          <w:rFonts w:ascii="宋体" w:eastAsia="宋体" w:hAnsi="宋体" w:hint="eastAsia"/>
        </w:rPr>
        <w:t>极</w:t>
      </w:r>
      <w:proofErr w:type="gramEnd"/>
      <w:r w:rsidRPr="007B1468">
        <w:rPr>
          <w:rFonts w:ascii="宋体" w:eastAsia="宋体" w:hAnsi="宋体" w:hint="eastAsia"/>
        </w:rPr>
        <w:t>和燃料极上的小银环所引出的银丝与刚玉管上的银丝相连。静置一天，待高温密封陶瓷胶干燥，把连接上电池的刚玉管放入高温管式电炉中，升温至150℃，保温两个小时后自然冷却取出。</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检测高温陶瓷</w:t>
      </w:r>
      <w:proofErr w:type="gramStart"/>
      <w:r w:rsidRPr="007B1468">
        <w:rPr>
          <w:rFonts w:ascii="宋体" w:eastAsia="宋体" w:hAnsi="宋体" w:hint="eastAsia"/>
        </w:rPr>
        <w:t>胶是否</w:t>
      </w:r>
      <w:proofErr w:type="gramEnd"/>
      <w:r w:rsidRPr="007B1468">
        <w:rPr>
          <w:rFonts w:ascii="宋体" w:eastAsia="宋体" w:hAnsi="宋体" w:hint="eastAsia"/>
        </w:rPr>
        <w:t>完全将电池与刚玉管完全密封，用氮气吹进腔内，在电池与刚玉管连接处刷上肥皂水，观察是否出现气泡。若无气泡，则证明高温陶瓷胶密封良好，出现气泡则需要将电池拆下，重新用高温陶瓷胶进行密封，直至电池与刚玉管之间完全密封。装置结构图如图2-4所示：</w:t>
      </w:r>
    </w:p>
    <w:p w:rsidR="00BE559A" w:rsidRPr="007B1468" w:rsidRDefault="00BE559A" w:rsidP="00BE559A">
      <w:pPr>
        <w:jc w:val="center"/>
        <w:rPr>
          <w:rFonts w:ascii="宋体" w:eastAsia="宋体" w:hAnsi="宋体"/>
        </w:rPr>
      </w:pPr>
      <w:r w:rsidRPr="007B1468">
        <w:rPr>
          <w:rFonts w:ascii="宋体" w:eastAsia="宋体" w:hAnsi="宋体" w:hint="eastAsia"/>
          <w:noProof/>
        </w:rPr>
        <w:drawing>
          <wp:inline distT="0" distB="0" distL="0" distR="0">
            <wp:extent cx="3616954" cy="1705707"/>
            <wp:effectExtent l="0" t="0" r="317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31426" cy="1712532"/>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lastRenderedPageBreak/>
        <w:t>图2</w:t>
      </w:r>
      <w:r w:rsidRPr="007B1468">
        <w:rPr>
          <w:rFonts w:ascii="宋体" w:eastAsia="宋体" w:hAnsi="宋体"/>
        </w:rPr>
        <w:t>-6SOC</w:t>
      </w:r>
      <w:r w:rsidRPr="007B1468">
        <w:rPr>
          <w:rFonts w:ascii="宋体" w:eastAsia="宋体" w:hAnsi="宋体" w:hint="eastAsia"/>
        </w:rPr>
        <w:t>测试系统</w:t>
      </w:r>
    </w:p>
    <w:p w:rsidR="00BE559A" w:rsidRPr="007B1468" w:rsidRDefault="00BE559A" w:rsidP="00BE559A">
      <w:pPr>
        <w:ind w:firstLine="420"/>
        <w:rPr>
          <w:rFonts w:ascii="宋体" w:eastAsia="宋体" w:hAnsi="宋体"/>
        </w:rPr>
      </w:pPr>
      <w:r w:rsidRPr="007B1468">
        <w:rPr>
          <w:rFonts w:ascii="宋体" w:eastAsia="宋体" w:hAnsi="宋体" w:hint="eastAsia"/>
        </w:rPr>
        <w:t>刚玉陶瓷</w:t>
      </w:r>
      <w:proofErr w:type="gramStart"/>
      <w:r w:rsidRPr="007B1468">
        <w:rPr>
          <w:rFonts w:ascii="宋体" w:eastAsia="宋体" w:hAnsi="宋体" w:hint="eastAsia"/>
        </w:rPr>
        <w:t>管整体</w:t>
      </w:r>
      <w:proofErr w:type="gramEnd"/>
      <w:r w:rsidRPr="007B1468">
        <w:rPr>
          <w:rFonts w:ascii="宋体" w:eastAsia="宋体" w:hAnsi="宋体" w:hint="eastAsia"/>
        </w:rPr>
        <w:t>如图2-</w:t>
      </w:r>
      <w:r w:rsidRPr="007B1468">
        <w:rPr>
          <w:rFonts w:ascii="宋体" w:eastAsia="宋体" w:hAnsi="宋体"/>
        </w:rPr>
        <w:t xml:space="preserve"> </w:t>
      </w:r>
      <w:r w:rsidRPr="007B1468">
        <w:rPr>
          <w:rFonts w:ascii="宋体" w:eastAsia="宋体" w:hAnsi="宋体" w:hint="eastAsia"/>
        </w:rPr>
        <w:t>4所示。电池与刚玉陶瓷用密封陶瓷胶连接的整体图如图2-5所示。</w:t>
      </w:r>
      <w:r w:rsidRPr="007B1468">
        <w:rPr>
          <w:rFonts w:ascii="宋体" w:eastAsia="宋体" w:hAnsi="宋体"/>
        </w:rPr>
        <w:tab/>
      </w:r>
    </w:p>
    <w:p w:rsidR="00BE559A" w:rsidRPr="007B1468" w:rsidRDefault="00BE559A" w:rsidP="00BE559A">
      <w:pPr>
        <w:jc w:val="center"/>
        <w:rPr>
          <w:rFonts w:ascii="宋体" w:eastAsia="宋体" w:hAnsi="宋体"/>
        </w:rPr>
      </w:pPr>
      <w:r w:rsidRPr="007B1468">
        <w:rPr>
          <w:rFonts w:ascii="宋体" w:eastAsia="宋体" w:hAnsi="宋体" w:hint="eastAsia"/>
          <w:noProof/>
        </w:rPr>
        <w:drawing>
          <wp:inline distT="0" distB="0" distL="0" distR="0">
            <wp:extent cx="531586" cy="2069972"/>
            <wp:effectExtent l="0" t="0" r="19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5834" cy="2164391"/>
                    </a:xfrm>
                    <a:prstGeom prst="rect">
                      <a:avLst/>
                    </a:prstGeom>
                  </pic:spPr>
                </pic:pic>
              </a:graphicData>
            </a:graphic>
          </wp:inline>
        </w:drawing>
      </w:r>
      <w:r w:rsidRPr="007B1468">
        <w:rPr>
          <w:rFonts w:ascii="宋体" w:eastAsia="宋体" w:hAnsi="宋体" w:hint="eastAsia"/>
        </w:rPr>
        <w:t xml:space="preserve">                   </w:t>
      </w:r>
      <w:r w:rsidRPr="007B1468">
        <w:rPr>
          <w:rFonts w:ascii="宋体" w:eastAsia="宋体" w:hAnsi="宋体"/>
          <w:noProof/>
        </w:rPr>
        <w:drawing>
          <wp:inline distT="0" distB="0" distL="0" distR="0">
            <wp:extent cx="556846" cy="207134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7527" cy="2111079"/>
                    </a:xfrm>
                    <a:prstGeom prst="rect">
                      <a:avLst/>
                    </a:prstGeom>
                  </pic:spPr>
                </pic:pic>
              </a:graphicData>
            </a:graphic>
          </wp:inline>
        </w:drawing>
      </w:r>
    </w:p>
    <w:p w:rsidR="00BE559A" w:rsidRPr="007B1468" w:rsidRDefault="00BE559A" w:rsidP="00BE559A">
      <w:pPr>
        <w:ind w:firstLineChars="800" w:firstLine="1680"/>
        <w:rPr>
          <w:rFonts w:ascii="宋体" w:eastAsia="宋体" w:hAnsi="宋体"/>
        </w:rPr>
      </w:pPr>
      <w:r w:rsidRPr="007B1468">
        <w:rPr>
          <w:rFonts w:ascii="宋体" w:eastAsia="宋体" w:hAnsi="宋体" w:hint="eastAsia"/>
        </w:rPr>
        <w:t>图2-</w:t>
      </w:r>
      <w:r w:rsidRPr="007B1468">
        <w:rPr>
          <w:rFonts w:ascii="宋体" w:eastAsia="宋体" w:hAnsi="宋体"/>
        </w:rPr>
        <w:t>7</w:t>
      </w:r>
      <w:r w:rsidRPr="007B1468">
        <w:rPr>
          <w:rFonts w:ascii="宋体" w:eastAsia="宋体" w:hAnsi="宋体" w:hint="eastAsia"/>
        </w:rPr>
        <w:t>刚玉陶瓷管        图2-</w:t>
      </w:r>
      <w:r w:rsidRPr="007B1468">
        <w:rPr>
          <w:rFonts w:ascii="宋体" w:eastAsia="宋体" w:hAnsi="宋体"/>
        </w:rPr>
        <w:t>8</w:t>
      </w:r>
      <w:r w:rsidRPr="007B1468">
        <w:rPr>
          <w:rFonts w:ascii="宋体" w:eastAsia="宋体" w:hAnsi="宋体" w:hint="eastAsia"/>
        </w:rPr>
        <w:t>用电池密封的刚玉陶瓷管</w:t>
      </w:r>
    </w:p>
    <w:p w:rsidR="00BE559A" w:rsidRPr="007B1468" w:rsidRDefault="00BE559A" w:rsidP="00BE559A">
      <w:pPr>
        <w:ind w:firstLineChars="500" w:firstLine="1050"/>
        <w:rPr>
          <w:rFonts w:ascii="宋体" w:eastAsia="宋体" w:hAnsi="宋体"/>
        </w:rPr>
      </w:pPr>
    </w:p>
    <w:p w:rsidR="00BE559A" w:rsidRPr="007B1468" w:rsidRDefault="00BE559A" w:rsidP="00BE559A">
      <w:pPr>
        <w:rPr>
          <w:rFonts w:ascii="宋体" w:eastAsia="宋体" w:hAnsi="宋体"/>
          <w:b/>
        </w:rPr>
      </w:pPr>
      <w:r w:rsidRPr="007B1468">
        <w:rPr>
          <w:rFonts w:ascii="宋体" w:eastAsia="宋体" w:hAnsi="宋体" w:hint="eastAsia"/>
          <w:b/>
        </w:rPr>
        <w:t>2.</w:t>
      </w:r>
      <w:r w:rsidRPr="007B1468">
        <w:rPr>
          <w:rFonts w:ascii="宋体" w:eastAsia="宋体" w:hAnsi="宋体"/>
          <w:b/>
        </w:rPr>
        <w:t>6</w:t>
      </w:r>
      <w:r w:rsidRPr="007B1468">
        <w:rPr>
          <w:rFonts w:ascii="宋体" w:eastAsia="宋体" w:hAnsi="宋体" w:hint="eastAsia"/>
          <w:b/>
        </w:rPr>
        <w:t>电化学性能测试</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电化学性能测试包括SOC的电化学阻抗谱（EIS）的测试以及分别在SOFC模式下氢气为燃料电池的</w:t>
      </w:r>
      <w:r w:rsidRPr="007B1468">
        <w:rPr>
          <w:rFonts w:ascii="宋体" w:eastAsia="宋体" w:hAnsi="宋体"/>
        </w:rPr>
        <w:t>I-V</w:t>
      </w:r>
      <w:r w:rsidRPr="007B1468">
        <w:rPr>
          <w:rFonts w:ascii="宋体" w:eastAsia="宋体" w:hAnsi="宋体" w:hint="eastAsia"/>
        </w:rPr>
        <w:t>曲线图和SOEC模式下电解CO</w:t>
      </w:r>
      <w:r w:rsidRPr="007B1468">
        <w:rPr>
          <w:rFonts w:ascii="宋体" w:eastAsia="宋体" w:hAnsi="宋体" w:hint="eastAsia"/>
          <w:vertAlign w:val="subscript"/>
        </w:rPr>
        <w:t>2</w:t>
      </w:r>
      <w:r w:rsidRPr="007B1468">
        <w:rPr>
          <w:rFonts w:ascii="宋体" w:eastAsia="宋体" w:hAnsi="宋体" w:hint="eastAsia"/>
        </w:rPr>
        <w:t>的I</w:t>
      </w:r>
      <w:r w:rsidRPr="007B1468">
        <w:rPr>
          <w:rFonts w:ascii="宋体" w:eastAsia="宋体" w:hAnsi="宋体"/>
        </w:rPr>
        <w:t>-</w:t>
      </w:r>
      <w:r w:rsidRPr="007B1468">
        <w:rPr>
          <w:rFonts w:ascii="宋体" w:eastAsia="宋体" w:hAnsi="宋体" w:hint="eastAsia"/>
        </w:rPr>
        <w:t>V曲线图。</w:t>
      </w:r>
    </w:p>
    <w:p w:rsidR="00BE559A" w:rsidRPr="007B1468" w:rsidRDefault="00BE559A" w:rsidP="00BE559A">
      <w:pPr>
        <w:rPr>
          <w:rFonts w:ascii="宋体" w:eastAsia="宋体" w:hAnsi="宋体"/>
          <w:b/>
        </w:rPr>
      </w:pPr>
      <w:r w:rsidRPr="007B1468">
        <w:rPr>
          <w:rFonts w:ascii="宋体" w:eastAsia="宋体" w:hAnsi="宋体" w:hint="eastAsia"/>
          <w:b/>
        </w:rPr>
        <w:t>2.6.1</w:t>
      </w:r>
      <w:r w:rsidRPr="007B1468">
        <w:rPr>
          <w:rFonts w:ascii="宋体" w:eastAsia="宋体" w:hAnsi="宋体"/>
          <w:b/>
        </w:rPr>
        <w:t>I-V</w:t>
      </w:r>
      <w:r w:rsidRPr="007B1468">
        <w:rPr>
          <w:rFonts w:ascii="宋体" w:eastAsia="宋体" w:hAnsi="宋体" w:hint="eastAsia"/>
          <w:b/>
        </w:rPr>
        <w:t>曲线测试</w:t>
      </w:r>
    </w:p>
    <w:p w:rsidR="00BE559A" w:rsidRPr="007B1468" w:rsidRDefault="00BE559A" w:rsidP="00BE559A">
      <w:pPr>
        <w:ind w:firstLine="420"/>
        <w:rPr>
          <w:rFonts w:ascii="宋体" w:eastAsia="宋体" w:hAnsi="宋体"/>
        </w:rPr>
      </w:pPr>
      <w:r w:rsidRPr="007B1468">
        <w:rPr>
          <w:rFonts w:ascii="宋体" w:eastAsia="宋体" w:hAnsi="宋体"/>
        </w:rPr>
        <w:t>SOC 单电池的(current versus voltage curve, I-V)是表征电池电流与电压关系的曲线，在 SOFC 模式中，I-V 曲线表征电池的输出性能，同时可以绘制 I-P 曲线，直观表达电池的输出功率；在 SOEC 模式中，I-V 曲线反映电解电流与电解电压的关系，表征电池电解性能。图 2-9 为 SOC 典型的 I-V 曲线，电流正值方向为 SOFC 模式，负值方向为SOEC 模式。从图中可以看出，SOEC与SOFC模式的I-V曲线有着相同的特征，当电流绝对值较小时，曲线曲率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w:rPr>
            <w:rFonts w:ascii="Cambria Math" w:eastAsia="宋体" w:hAnsi="Cambria Math"/>
          </w:rPr>
          <m:t>≥0</m:t>
        </m:r>
      </m:oMath>
      <w:r w:rsidRPr="007B1468">
        <w:rPr>
          <w:rFonts w:ascii="宋体" w:eastAsia="宋体" w:hAnsi="宋体"/>
        </w:rPr>
        <w:t>， 电压随电流增加而快速下降，这时电压损失主要来源于激活极化；电流绝对值增 加到一定程度后，电压随电流的增加而线性下降，这表明电阻极化或者欧姆损失占据主导；电流绝对值继续增大时，电压又迅速下降，但此时曲线曲率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m:rPr>
            <m:sty m:val="p"/>
          </m:rPr>
          <w:rPr>
            <w:rFonts w:ascii="Cambria Math" w:eastAsia="宋体" w:hAnsi="Cambria Math"/>
          </w:rPr>
          <m:t>≤0</m:t>
        </m:r>
      </m:oMath>
      <w:r w:rsidRPr="007B1468">
        <w:rPr>
          <w:rFonts w:ascii="宋体" w:eastAsia="宋体" w:hAnsi="宋体"/>
        </w:rPr>
        <w:t>，电极过程为质量输运所控制。</w:t>
      </w:r>
    </w:p>
    <w:p w:rsidR="00BE559A" w:rsidRPr="007B1468" w:rsidRDefault="00BE559A" w:rsidP="00BE559A">
      <w:pPr>
        <w:ind w:firstLine="420"/>
        <w:jc w:val="center"/>
        <w:rPr>
          <w:rFonts w:ascii="宋体" w:eastAsia="宋体" w:hAnsi="宋体"/>
        </w:rPr>
      </w:pPr>
      <w:r w:rsidRPr="007B1468">
        <w:rPr>
          <w:rFonts w:ascii="宋体" w:eastAsia="宋体" w:hAnsi="宋体"/>
          <w:noProof/>
        </w:rPr>
        <w:drawing>
          <wp:inline distT="0" distB="0" distL="0" distR="0">
            <wp:extent cx="3511062" cy="199225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522288" cy="1998621"/>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图2-9</w:t>
      </w:r>
      <w:r w:rsidRPr="007B1468">
        <w:rPr>
          <w:rFonts w:ascii="宋体" w:eastAsia="宋体" w:hAnsi="宋体"/>
        </w:rPr>
        <w:t xml:space="preserve"> SOC</w:t>
      </w:r>
      <w:r w:rsidRPr="007B1468">
        <w:rPr>
          <w:rFonts w:ascii="宋体" w:eastAsia="宋体" w:hAnsi="宋体" w:hint="eastAsia"/>
        </w:rPr>
        <w:t>单电池的IV曲线图</w:t>
      </w:r>
    </w:p>
    <w:p w:rsidR="00BE559A" w:rsidRPr="007B1468" w:rsidRDefault="00BE559A" w:rsidP="00BE559A">
      <w:pPr>
        <w:rPr>
          <w:rFonts w:ascii="宋体" w:eastAsia="宋体" w:hAnsi="宋体"/>
          <w:b/>
        </w:rPr>
      </w:pPr>
      <w:r w:rsidRPr="007B1468">
        <w:rPr>
          <w:rFonts w:ascii="宋体" w:eastAsia="宋体" w:hAnsi="宋体" w:hint="eastAsia"/>
          <w:b/>
        </w:rPr>
        <w:t>2.6.2电化学阻抗谱</w:t>
      </w:r>
    </w:p>
    <w:p w:rsidR="00BE559A" w:rsidRPr="007B1468" w:rsidRDefault="00BE559A" w:rsidP="00BE559A">
      <w:pPr>
        <w:ind w:firstLine="420"/>
        <w:rPr>
          <w:rFonts w:ascii="宋体" w:eastAsia="宋体" w:hAnsi="宋体"/>
        </w:rPr>
      </w:pPr>
      <w:r w:rsidRPr="007B1468">
        <w:rPr>
          <w:rFonts w:ascii="宋体" w:eastAsia="宋体" w:hAnsi="宋体"/>
        </w:rPr>
        <w:t>电化学阻抗谱(electrochemical impedance spectroscopy，EIS)测量的是电解质和电极组成电池的阻抗与微扰频率的关系，由阻抗</w:t>
      </w:r>
      <w:proofErr w:type="gramStart"/>
      <w:r w:rsidRPr="007B1468">
        <w:rPr>
          <w:rFonts w:ascii="宋体" w:eastAsia="宋体" w:hAnsi="宋体"/>
        </w:rPr>
        <w:t>谱可以</w:t>
      </w:r>
      <w:proofErr w:type="gramEnd"/>
      <w:r w:rsidRPr="007B1468">
        <w:rPr>
          <w:rFonts w:ascii="宋体" w:eastAsia="宋体" w:hAnsi="宋体"/>
        </w:rPr>
        <w:t>得出许多有关电池电化学过程的信息，</w:t>
      </w:r>
      <w:r w:rsidRPr="007B1468">
        <w:rPr>
          <w:rFonts w:ascii="宋体" w:eastAsia="宋体" w:hAnsi="宋体"/>
        </w:rPr>
        <w:lastRenderedPageBreak/>
        <w:t xml:space="preserve">如多晶电解质晶粒、晶界电阻和晶界电容，以及电池的电极反应动力学类型、主要控制步骤等。 </w:t>
      </w:r>
    </w:p>
    <w:p w:rsidR="00BE559A" w:rsidRPr="007B1468" w:rsidRDefault="00BE559A" w:rsidP="00BE559A">
      <w:pPr>
        <w:ind w:firstLine="420"/>
        <w:rPr>
          <w:rFonts w:ascii="宋体" w:eastAsia="宋体" w:hAnsi="宋体"/>
        </w:rPr>
      </w:pPr>
      <w:r w:rsidRPr="007B1468">
        <w:rPr>
          <w:rFonts w:ascii="宋体" w:eastAsia="宋体" w:hAnsi="宋体"/>
        </w:rPr>
        <w:t xml:space="preserve">SOC 中常用的是交流阻抗谱法，当我们用一个角频率为 ω 振幅足够小的正弦波电流信号对一个稳定的电池系统进行扰动时，系统会相应地做出角频率为 ω 的正弦波响应，从被测电极与参比电极之间输出一个角频率是 ω 的电压信号， 此时系统的频响函数就是电化学阻抗，在一系列不同角频率下测得的一组频响函数值就是系统的电化学阻抗谱。 </w:t>
      </w:r>
    </w:p>
    <w:p w:rsidR="00BE559A" w:rsidRPr="007B1468" w:rsidRDefault="00BE559A" w:rsidP="00BE559A">
      <w:pPr>
        <w:ind w:firstLine="420"/>
        <w:rPr>
          <w:rFonts w:ascii="宋体" w:eastAsia="宋体" w:hAnsi="宋体"/>
        </w:rPr>
      </w:pPr>
      <w:r w:rsidRPr="007B1468">
        <w:rPr>
          <w:rFonts w:ascii="宋体" w:eastAsia="宋体" w:hAnsi="宋体"/>
        </w:rPr>
        <w:t>与线性电学系统不同，SOC 的电化学过程一般由两类变量控制，其中一类是描述系统状态的变量，如晶界电容、电极电位、电极表面与电极反应有关的物 质的浓度等，它们统称为状态变量。另一类是控制参量，如电解质离子迁移速率、 电极反应速度常数、塔菲尔常数、扩散系数等。在阻抗的测试过程中，由于是在</w:t>
      </w:r>
      <w:del w:id="121" w:author="wangshaorong" w:date="2017-06-01T08:32:00Z">
        <w:r w:rsidRPr="007B1468" w:rsidDel="007C3C59">
          <w:rPr>
            <w:rFonts w:ascii="宋体" w:eastAsia="宋体" w:hAnsi="宋体"/>
          </w:rPr>
          <w:delText xml:space="preserve"> </w:delText>
        </w:r>
      </w:del>
      <w:r w:rsidRPr="007B1468">
        <w:rPr>
          <w:rFonts w:ascii="宋体" w:eastAsia="宋体" w:hAnsi="宋体"/>
        </w:rPr>
        <w:t>恒温下进行，控制参量一般可保持不变，而状态变量则会发生变化。状态变量受 扰动后偏离定态值而在扰动消失后恢复到原来的定态值的过程，</w:t>
      </w:r>
      <w:proofErr w:type="gramStart"/>
      <w:r w:rsidRPr="007B1468">
        <w:rPr>
          <w:rFonts w:ascii="宋体" w:eastAsia="宋体" w:hAnsi="宋体"/>
        </w:rPr>
        <w:t>称为驰豫过程</w:t>
      </w:r>
      <w:proofErr w:type="gramEnd"/>
      <w:r w:rsidRPr="007B1468">
        <w:rPr>
          <w:rFonts w:ascii="宋体" w:eastAsia="宋体" w:hAnsi="宋体"/>
        </w:rPr>
        <w:t>。 电池中不同的电化学过程有不同的频率驰豫，只有在其特征频率下才会对扰动响应，因此从阻抗</w:t>
      </w:r>
      <w:proofErr w:type="gramStart"/>
      <w:r w:rsidRPr="007B1468">
        <w:rPr>
          <w:rFonts w:ascii="宋体" w:eastAsia="宋体" w:hAnsi="宋体"/>
        </w:rPr>
        <w:t>谱可以</w:t>
      </w:r>
      <w:proofErr w:type="gramEnd"/>
      <w:r w:rsidRPr="007B1468">
        <w:rPr>
          <w:rFonts w:ascii="宋体" w:eastAsia="宋体" w:hAnsi="宋体"/>
        </w:rPr>
        <w:t>区分不同的电化学过程。典型的交流阻抗谱及等效电路有以下几种：</w:t>
      </w:r>
    </w:p>
    <w:p w:rsidR="00BE559A" w:rsidRPr="007B1468" w:rsidRDefault="00BE559A" w:rsidP="00BE559A">
      <w:pPr>
        <w:ind w:firstLine="420"/>
        <w:rPr>
          <w:rFonts w:ascii="宋体" w:eastAsia="宋体" w:hAnsi="宋体"/>
        </w:rPr>
      </w:pPr>
      <w:r w:rsidRPr="007B1468">
        <w:rPr>
          <w:rFonts w:ascii="宋体" w:eastAsia="宋体" w:hAnsi="宋体"/>
        </w:rPr>
        <w:t xml:space="preserve">1) 当电池的等效电路为一纯电阻 R 时， Z </w:t>
      </w:r>
      <w:r w:rsidRPr="007B1468">
        <w:rPr>
          <w:rFonts w:ascii="宋体" w:eastAsia="宋体" w:hAnsi="宋体"/>
        </w:rPr>
        <w:sym w:font="Symbol" w:char="F03D"/>
      </w:r>
      <w:r w:rsidRPr="007B1468">
        <w:rPr>
          <w:rFonts w:ascii="宋体" w:eastAsia="宋体" w:hAnsi="宋体"/>
        </w:rPr>
        <w:t xml:space="preserve"> </w:t>
      </w:r>
      <m:oMath>
        <m:r>
          <m:rPr>
            <m:sty m:val="p"/>
          </m:rPr>
          <w:rPr>
            <w:rFonts w:ascii="Cambria Math" w:eastAsia="宋体" w:hAnsi="Cambria Math"/>
          </w:rPr>
          <m:t>Z’</m:t>
        </m:r>
      </m:oMath>
      <w:r w:rsidRPr="007B1468">
        <w:rPr>
          <w:rFonts w:ascii="宋体" w:eastAsia="宋体" w:hAnsi="宋体"/>
        </w:rPr>
        <w:sym w:font="Symbol" w:char="F03D"/>
      </w:r>
      <w:r w:rsidRPr="007B1468">
        <w:rPr>
          <w:rFonts w:ascii="宋体" w:eastAsia="宋体" w:hAnsi="宋体"/>
        </w:rPr>
        <w:t xml:space="preserve"> R ，</w:t>
      </w:r>
      <w:r w:rsidRPr="007B1468">
        <w:rPr>
          <w:rFonts w:ascii="宋体" w:eastAsia="宋体" w:hAnsi="宋体"/>
        </w:rPr>
        <w:sym w:font="Symbol" w:char="F071"/>
      </w:r>
      <w:r w:rsidRPr="007B1468">
        <w:rPr>
          <w:rFonts w:ascii="宋体" w:eastAsia="宋体" w:hAnsi="宋体"/>
        </w:rPr>
        <w:t xml:space="preserve"> </w:t>
      </w:r>
      <w:r w:rsidRPr="007B1468">
        <w:rPr>
          <w:rFonts w:ascii="宋体" w:eastAsia="宋体" w:hAnsi="宋体"/>
        </w:rPr>
        <w:sym w:font="Symbol" w:char="F03D"/>
      </w:r>
      <w:r w:rsidRPr="007B1468">
        <w:rPr>
          <w:rFonts w:ascii="宋体" w:eastAsia="宋体" w:hAnsi="宋体"/>
        </w:rPr>
        <w:t xml:space="preserve"> 0 ，则复平面图实轴上的一点 A，见图 2-</w:t>
      </w:r>
      <w:r>
        <w:rPr>
          <w:rFonts w:ascii="宋体" w:eastAsia="宋体" w:hAnsi="宋体"/>
        </w:rPr>
        <w:t>10</w:t>
      </w:r>
      <w:r w:rsidRPr="007B1468">
        <w:rPr>
          <w:rFonts w:ascii="宋体" w:eastAsia="宋体" w:hAnsi="宋体"/>
        </w:rPr>
        <w:t xml:space="preserve"> a，Z 为恒值，与频率无关。</w:t>
      </w:r>
    </w:p>
    <w:p w:rsidR="00BE559A" w:rsidRPr="007B1468" w:rsidRDefault="00BE559A" w:rsidP="00BE559A">
      <w:pPr>
        <w:ind w:firstLine="420"/>
        <w:rPr>
          <w:rFonts w:ascii="宋体" w:eastAsia="宋体" w:hAnsi="宋体"/>
        </w:rPr>
      </w:pPr>
      <w:r w:rsidRPr="007B1468">
        <w:rPr>
          <w:rFonts w:ascii="宋体" w:eastAsia="宋体" w:hAnsi="宋体"/>
        </w:rPr>
        <w:t xml:space="preserve"> 2) 当电池的等效电路为一纯电容 C 时，</w:t>
      </w:r>
      <m:oMath>
        <m:r>
          <m:rPr>
            <m:sty m:val="p"/>
          </m:rPr>
          <w:rPr>
            <w:rFonts w:ascii="Cambria Math" w:eastAsia="宋体" w:hAnsi="Cambria Math"/>
          </w:rPr>
          <m:t>Z=</m:t>
        </m:r>
        <m:sSup>
          <m:sSupPr>
            <m:ctrlPr>
              <w:rPr>
                <w:rFonts w:ascii="Cambria Math" w:eastAsia="宋体" w:hAnsi="Cambria Math"/>
              </w:rPr>
            </m:ctrlPr>
          </m:sSupPr>
          <m:e>
            <m:r>
              <m:rPr>
                <m:sty m:val="p"/>
              </m:rPr>
              <w:rPr>
                <w:rFonts w:ascii="Cambria Math" w:eastAsia="宋体" w:hAnsi="Cambria Math"/>
              </w:rPr>
              <m:t>Z</m:t>
            </m:r>
          </m:e>
          <m:sup>
            <m:r>
              <m:rPr>
                <m:sty m:val="p"/>
              </m:rP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m:rPr>
                <m:sty m:val="p"/>
              </m:rPr>
              <w:rPr>
                <w:rFonts w:ascii="Cambria Math" w:eastAsia="宋体" w:hAnsi="Cambria Math"/>
              </w:rPr>
              <w:sym w:font="Symbol" w:char="F077"/>
            </m:r>
            <m:r>
              <m:rPr>
                <m:sty m:val="p"/>
              </m:rPr>
              <w:rPr>
                <w:rFonts w:ascii="Cambria Math" w:eastAsia="宋体" w:hAnsi="宋体"/>
              </w:rPr>
              <m:t>C</m:t>
            </m:r>
          </m:den>
        </m:f>
      </m:oMath>
      <w:r w:rsidRPr="007B1468">
        <w:rPr>
          <w:rFonts w:ascii="宋体" w:eastAsia="宋体" w:hAnsi="宋体"/>
        </w:rPr>
        <w:t>，</w:t>
      </w:r>
      <m:oMath>
        <m:r>
          <m:rPr>
            <m:sty m:val="p"/>
          </m:rPr>
          <w:rPr>
            <w:rFonts w:ascii="Cambria Math" w:eastAsia="宋体" w:hAnsi="Cambria Math"/>
          </w:rPr>
          <m:t>θ=</m:t>
        </m:r>
        <m:f>
          <m:fPr>
            <m:ctrlPr>
              <w:rPr>
                <w:rFonts w:ascii="Cambria Math" w:eastAsia="宋体" w:hAnsi="Cambria Math"/>
              </w:rPr>
            </m:ctrlPr>
          </m:fPr>
          <m:num>
            <m:r>
              <w:rPr>
                <w:rFonts w:ascii="Cambria Math" w:eastAsia="宋体" w:hAnsi="Cambria Math"/>
              </w:rPr>
              <m:t>π</m:t>
            </m:r>
          </m:num>
          <m:den>
            <m:r>
              <w:rPr>
                <w:rFonts w:ascii="Cambria Math" w:eastAsia="宋体" w:hAnsi="Cambria Math"/>
              </w:rPr>
              <m:t>2</m:t>
            </m:r>
          </m:den>
        </m:f>
      </m:oMath>
      <w:r>
        <w:rPr>
          <w:rFonts w:ascii="宋体" w:eastAsia="宋体" w:hAnsi="宋体" w:hint="eastAsia"/>
        </w:rPr>
        <w:t>，</w:t>
      </w:r>
      <w:r w:rsidRPr="007B1468">
        <w:rPr>
          <w:rFonts w:ascii="宋体" w:eastAsia="宋体" w:hAnsi="宋体"/>
        </w:rPr>
        <w:t>则复平面图中为一条与虚轴</w:t>
      </w:r>
      <m:oMath>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oMath>
      <w:r w:rsidRPr="007B1468">
        <w:rPr>
          <w:rFonts w:ascii="宋体" w:eastAsia="宋体" w:hAnsi="宋体"/>
        </w:rPr>
        <w:t>重合的直线，见图 2-</w:t>
      </w:r>
      <w:r>
        <w:rPr>
          <w:rFonts w:ascii="宋体" w:eastAsia="宋体" w:hAnsi="宋体"/>
        </w:rPr>
        <w:t>10</w:t>
      </w:r>
      <w:r w:rsidRPr="007B1468">
        <w:rPr>
          <w:rFonts w:ascii="宋体" w:eastAsia="宋体" w:hAnsi="宋体"/>
        </w:rPr>
        <w:t xml:space="preserve"> b。图中 </w:t>
      </w:r>
      <w:r w:rsidRPr="007B1468">
        <w:rPr>
          <w:rFonts w:ascii="宋体" w:eastAsia="宋体" w:hAnsi="宋体"/>
        </w:rPr>
        <w:sym w:font="Symbol" w:char="F077"/>
      </w:r>
      <w:r w:rsidRPr="007B1468">
        <w:rPr>
          <w:rFonts w:ascii="宋体" w:eastAsia="宋体" w:hAnsi="宋体"/>
        </w:rPr>
        <w:t xml:space="preserve"> 箭头方向为频率 增加方向，各点表示</w:t>
      </w:r>
      <w:r>
        <w:rPr>
          <w:rFonts w:ascii="宋体" w:eastAsia="宋体" w:hAnsi="宋体"/>
        </w:rPr>
        <w:t>同频率，随频率的增加而趋于零点</w:t>
      </w:r>
      <w:r>
        <w:rPr>
          <w:rFonts w:ascii="宋体" w:eastAsia="宋体" w:hAnsi="宋体" w:hint="eastAsia"/>
        </w:rPr>
        <w:t>。</w:t>
      </w:r>
    </w:p>
    <w:p w:rsidR="00BE559A" w:rsidRPr="007B1468" w:rsidRDefault="00BE559A" w:rsidP="00BE559A">
      <w:pPr>
        <w:ind w:firstLine="420"/>
        <w:rPr>
          <w:rFonts w:ascii="宋体" w:eastAsia="宋体" w:hAnsi="宋体"/>
        </w:rPr>
      </w:pPr>
      <w:r w:rsidRPr="007B1468">
        <w:rPr>
          <w:rFonts w:ascii="宋体" w:eastAsia="宋体" w:hAnsi="宋体"/>
        </w:rPr>
        <w:t>3) 当电池的等效电路为电阻R</w:t>
      </w:r>
      <w:r w:rsidRPr="00FC3130">
        <w:rPr>
          <w:rFonts w:ascii="宋体" w:eastAsia="宋体" w:hAnsi="宋体"/>
          <w:vertAlign w:val="subscript"/>
        </w:rPr>
        <w:t>P</w:t>
      </w:r>
      <w:r w:rsidRPr="007B1468">
        <w:rPr>
          <w:rFonts w:ascii="宋体" w:eastAsia="宋体" w:hAnsi="宋体"/>
        </w:rPr>
        <w:t>与电容C</w:t>
      </w:r>
      <w:r w:rsidRPr="00FC3130">
        <w:rPr>
          <w:rFonts w:ascii="宋体" w:eastAsia="宋体" w:hAnsi="宋体"/>
          <w:vertAlign w:val="subscript"/>
        </w:rPr>
        <w:t>P</w:t>
      </w:r>
      <w:r w:rsidRPr="007B1468">
        <w:rPr>
          <w:rFonts w:ascii="宋体" w:eastAsia="宋体" w:hAnsi="宋体"/>
        </w:rPr>
        <w:t>并联组合时，其阻抗为：</w:t>
      </w:r>
      <m:oMath>
        <m:r>
          <m:rPr>
            <m:sty m:val="p"/>
          </m:rPr>
          <w:rPr>
            <w:rFonts w:ascii="Cambria Math" w:eastAsia="宋体" w:hAnsi="Cambria Math"/>
          </w:rPr>
          <m:t>Z=</m:t>
        </m:r>
        <m:f>
          <m:fPr>
            <m:ctrlPr>
              <w:rPr>
                <w:rFonts w:ascii="Cambria Math" w:eastAsia="宋体" w:hAnsi="Cambria Math"/>
              </w:rPr>
            </m:ctrlPr>
          </m:fPr>
          <m:num>
            <m:sSub>
              <m:sSubPr>
                <m:ctrlPr>
                  <w:rPr>
                    <w:rFonts w:ascii="Cambria Math" w:eastAsia="宋体" w:hAnsi="Cambria Math"/>
                    <w:i/>
                  </w:rPr>
                </m:ctrlPr>
              </m:sSubPr>
              <m:e>
                <m:r>
                  <m:rPr>
                    <m:sty m:val="p"/>
                  </m:rPr>
                  <w:rPr>
                    <w:rFonts w:ascii="Cambria Math" w:eastAsia="宋体" w:hAnsi="Cambria Math"/>
                  </w:rPr>
                  <m:t>R</m:t>
                </m:r>
              </m:e>
              <m:sub>
                <m:r>
                  <m:rPr>
                    <m:sty m:val="p"/>
                  </m:rPr>
                  <w:rPr>
                    <w:rFonts w:ascii="Cambria Math" w:eastAsia="宋体" w:hAnsi="Cambria Math"/>
                  </w:rPr>
                  <m:t>P</m:t>
                </m:r>
              </m:sub>
            </m:sSub>
          </m:num>
          <m:den>
            <m:r>
              <m:rPr>
                <m:sty m:val="p"/>
              </m:rPr>
              <w:rPr>
                <w:rFonts w:ascii="Cambria Math" w:eastAsia="宋体" w:hAnsi="Cambria Math"/>
              </w:rPr>
              <m:t>1</m:t>
            </m:r>
            <m:r>
              <m:rPr>
                <m:sty m:val="p"/>
              </m:rPr>
              <w:rPr>
                <w:rFonts w:ascii="Cambria Math" w:eastAsia="宋体" w:hAnsi="Cambria Math" w:hint="eastAsia"/>
              </w:rPr>
              <m:t>+</m:t>
            </m:r>
            <m:sSup>
              <m:sSupPr>
                <m:ctrlPr>
                  <w:rPr>
                    <w:rFonts w:ascii="Cambria Math" w:eastAsia="宋体" w:hAnsi="Cambria Math"/>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j</m:t>
            </m:r>
            <m:r>
              <m:rPr>
                <m:sty m:val="p"/>
              </m:rPr>
              <w:rPr>
                <w:rFonts w:ascii="Cambria Math" w:eastAsia="宋体" w:hAnsi="Cambria Math"/>
              </w:rPr>
              <w:sym w:font="Symbol" w:char="F077"/>
            </m:r>
            <m:sSup>
              <m:sSupPr>
                <m:ctrlPr>
                  <w:rPr>
                    <w:rFonts w:ascii="Cambria Math" w:eastAsia="宋体" w:hAnsi="Cambria Math"/>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num>
          <m:den>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oMath>
      <w:r w:rsidRPr="007B1468">
        <w:rPr>
          <w:rFonts w:ascii="宋体" w:eastAsia="宋体" w:hAnsi="宋体"/>
        </w:rPr>
        <w:t>谱是直径为 R</w:t>
      </w:r>
      <w:r w:rsidRPr="002837F5">
        <w:rPr>
          <w:rFonts w:ascii="宋体" w:eastAsia="宋体" w:hAnsi="宋体"/>
          <w:vertAlign w:val="subscript"/>
        </w:rPr>
        <w:t>P</w:t>
      </w:r>
      <w:r w:rsidRPr="007B1468">
        <w:rPr>
          <w:rFonts w:ascii="宋体" w:eastAsia="宋体" w:hAnsi="宋体"/>
        </w:rPr>
        <w:t xml:space="preserve">，圆心为 ( </w:t>
      </w:r>
      <w:r>
        <w:rPr>
          <w:rFonts w:ascii="宋体" w:eastAsia="宋体" w:hAnsi="宋体"/>
        </w:rPr>
        <w:t>R</w:t>
      </w:r>
      <w:r w:rsidRPr="002837F5">
        <w:rPr>
          <w:rFonts w:ascii="宋体" w:eastAsia="宋体" w:hAnsi="宋体"/>
          <w:vertAlign w:val="subscript"/>
        </w:rPr>
        <w:t>P</w:t>
      </w:r>
      <w:r>
        <w:rPr>
          <w:rFonts w:ascii="宋体" w:eastAsia="宋体" w:hAnsi="宋体"/>
        </w:rPr>
        <w:t>/2, 0)</w:t>
      </w:r>
      <w:r w:rsidRPr="007B1468">
        <w:rPr>
          <w:rFonts w:ascii="宋体" w:eastAsia="宋体" w:hAnsi="宋体"/>
        </w:rPr>
        <w:t>的半圆，见图</w:t>
      </w:r>
      <w:r>
        <w:rPr>
          <w:rFonts w:ascii="宋体" w:eastAsia="宋体" w:hAnsi="宋体"/>
        </w:rPr>
        <w:t xml:space="preserve"> 2-10</w:t>
      </w:r>
      <w:r w:rsidRPr="007B1468">
        <w:rPr>
          <w:rFonts w:ascii="宋体" w:eastAsia="宋体" w:hAnsi="宋体"/>
        </w:rPr>
        <w:t xml:space="preserve"> c。半圆顶点频率为</w:t>
      </w:r>
      <m:oMath>
        <m:sSup>
          <m:sSupPr>
            <m:ctrlPr>
              <w:rPr>
                <w:rFonts w:ascii="Cambria Math" w:eastAsia="宋体" w:hAnsi="Cambria Math"/>
              </w:rPr>
            </m:ctrlPr>
          </m:sSupPr>
          <m:e>
            <m:r>
              <m:rPr>
                <m:sty m:val="p"/>
              </m:rPr>
              <w:rPr>
                <w:rFonts w:ascii="Cambria Math" w:eastAsia="宋体" w:hAnsi="Cambria Math"/>
              </w:rPr>
              <w:sym w:font="Symbol" w:char="F077"/>
            </m:r>
          </m:e>
          <m:sup>
            <m:r>
              <w:rPr>
                <w:rFonts w:ascii="Cambria Math" w:eastAsia="宋体" w:hAnsi="Cambria Math"/>
              </w:rPr>
              <m:t>*</m:t>
            </m:r>
          </m:sup>
        </m:sSup>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p</m:t>
                </m:r>
              </m:sub>
            </m:sSub>
          </m:den>
        </m:f>
      </m:oMath>
      <w:r w:rsidRPr="007B1468">
        <w:rPr>
          <w:rFonts w:ascii="宋体" w:eastAsia="宋体" w:hAnsi="宋体"/>
        </w:rPr>
        <w:t xml:space="preserve">。 </w:t>
      </w:r>
    </w:p>
    <w:p w:rsidR="00BE559A" w:rsidRPr="007B1468" w:rsidRDefault="00BE559A" w:rsidP="00BE559A">
      <w:pPr>
        <w:ind w:firstLine="420"/>
        <w:rPr>
          <w:rFonts w:ascii="宋体" w:eastAsia="宋体" w:hAnsi="宋体"/>
        </w:rPr>
      </w:pPr>
      <w:r w:rsidRPr="007B1468">
        <w:rPr>
          <w:rFonts w:ascii="宋体" w:eastAsia="宋体" w:hAnsi="宋体"/>
        </w:rPr>
        <w:t>4) 当等效电路为电阻R</w:t>
      </w:r>
      <w:r w:rsidRPr="00980C2D">
        <w:rPr>
          <w:rFonts w:ascii="宋体" w:eastAsia="宋体" w:hAnsi="宋体"/>
          <w:vertAlign w:val="subscript"/>
        </w:rPr>
        <w:t>S</w:t>
      </w:r>
      <w:r w:rsidRPr="007B1468">
        <w:rPr>
          <w:rFonts w:ascii="宋体" w:eastAsia="宋体" w:hAnsi="宋体"/>
        </w:rPr>
        <w:t>与C</w:t>
      </w:r>
      <w:r w:rsidRPr="00980C2D">
        <w:rPr>
          <w:rFonts w:ascii="宋体" w:eastAsia="宋体" w:hAnsi="宋体"/>
          <w:vertAlign w:val="subscript"/>
        </w:rPr>
        <w:t>S</w:t>
      </w:r>
      <w:r w:rsidRPr="007B1468">
        <w:rPr>
          <w:rFonts w:ascii="宋体" w:eastAsia="宋体" w:hAnsi="宋体"/>
        </w:rPr>
        <w:t>串连组合时，</w:t>
      </w:r>
      <m:oMath>
        <m:r>
          <m:rPr>
            <m:sty m:val="p"/>
          </m:rPr>
          <w:rPr>
            <w:rFonts w:ascii="Cambria Math" w:eastAsia="宋体" w:hAnsi="Cambria Math"/>
          </w:rPr>
          <m:t>Z=</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r>
          <w:rPr>
            <w:rFonts w:ascii="Cambria Math" w:eastAsia="宋体" w:hAnsi="Cambria Math" w:hint="eastAsia"/>
          </w:rPr>
          <m:t>j</m:t>
        </m:r>
        <m:r>
          <m:rPr>
            <m:sty m:val="p"/>
          </m:rPr>
          <w:rPr>
            <w:rFonts w:ascii="Cambria Math" w:eastAsia="宋体" w:hAnsi="Cambria Math"/>
          </w:rPr>
          <w:sym w:font="Symbol" w:char="F077"/>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S</m:t>
            </m:r>
          </m:sub>
        </m:sSub>
      </m:oMath>
      <w:r w:rsidRPr="007B1468">
        <w:rPr>
          <w:rFonts w:ascii="宋体" w:eastAsia="宋体" w:hAnsi="宋体"/>
        </w:rPr>
        <w:t>，阻抗谱见图 2-</w:t>
      </w:r>
      <w:r>
        <w:rPr>
          <w:rFonts w:ascii="宋体" w:eastAsia="宋体" w:hAnsi="宋体"/>
        </w:rPr>
        <w:t>10</w:t>
      </w:r>
      <w:r w:rsidRPr="007B1468">
        <w:rPr>
          <w:rFonts w:ascii="宋体" w:eastAsia="宋体" w:hAnsi="宋体"/>
        </w:rPr>
        <w:t xml:space="preserve"> d。</w:t>
      </w:r>
    </w:p>
    <w:p w:rsidR="00BE559A" w:rsidRPr="007B1468" w:rsidRDefault="00BE559A" w:rsidP="00BE559A">
      <w:pPr>
        <w:ind w:firstLine="420"/>
        <w:rPr>
          <w:rFonts w:ascii="宋体" w:eastAsia="宋体" w:hAnsi="宋体"/>
        </w:rPr>
      </w:pPr>
      <w:r w:rsidRPr="007B1468">
        <w:rPr>
          <w:rFonts w:ascii="宋体" w:eastAsia="宋体" w:hAnsi="宋体"/>
        </w:rPr>
        <w:t>在实际电池的阻抗谱测量中，往往由很多的电化学过程所控制，实际的等效电路为各种电阻与电容等的串并联组合，其阻抗谱也比较复杂。任何状态变量只有在其特征频率（时间常数的倒数）才会对扰动响应，而且只有当特征频率的差异大于</w:t>
      </w:r>
      <w:r>
        <w:rPr>
          <w:rFonts w:ascii="宋体" w:eastAsia="宋体" w:hAnsi="宋体"/>
        </w:rPr>
        <w:t>100</w:t>
      </w:r>
      <w:r w:rsidRPr="007B1468">
        <w:rPr>
          <w:rFonts w:ascii="宋体" w:eastAsia="宋体" w:hAnsi="宋体"/>
        </w:rPr>
        <w:t>倍时，才能从阻抗谱图中很好的区分。但一般来说，阻抗谱的高频和中频部分对应于晶粒内和晶界效应，低频部分则反映电极的极化作用，且电极反应过程对应的是一些小于半圆的圆弧（由于</w:t>
      </w:r>
      <w:proofErr w:type="gramStart"/>
      <w:r w:rsidRPr="007B1468">
        <w:rPr>
          <w:rFonts w:ascii="宋体" w:eastAsia="宋体" w:hAnsi="宋体"/>
        </w:rPr>
        <w:t>驰豫时间</w:t>
      </w:r>
      <w:proofErr w:type="gramEnd"/>
      <w:r w:rsidRPr="007B1468">
        <w:rPr>
          <w:rFonts w:ascii="宋体" w:eastAsia="宋体" w:hAnsi="宋体"/>
        </w:rPr>
        <w:t>发生了变化），弧的末端常出现扭曲或重叠等复杂形状（电解质和电极反应之间的相互耦合，特征频率重叠所致）。不过由于电极极化产生的半圆远大于电解质晶粒、晶界本身产生的半圆， 且高温下代表电解质晶粒、晶界的圆弧因特征频率太高而逐渐消失，所以阻抗谱上往往出现的是代表电极反应的圆弧。通过单电池交流阻抗谱，可以了解到电池 各个组元的性能及其变化等。</w:t>
      </w:r>
    </w:p>
    <w:p w:rsidR="00BE559A" w:rsidRDefault="00BE559A" w:rsidP="00BE559A">
      <w:pPr>
        <w:ind w:firstLine="420"/>
        <w:rPr>
          <w:rFonts w:ascii="宋体" w:eastAsia="宋体" w:hAnsi="宋体"/>
        </w:rPr>
      </w:pPr>
      <w:r w:rsidRPr="007B1468">
        <w:rPr>
          <w:rFonts w:ascii="宋体" w:eastAsia="宋体" w:hAnsi="宋体"/>
        </w:rPr>
        <w:t>本论文采用德国 ZAHNER 公司的 IM6ex 电化学工作站对电池进行测试，施加交流偏压为20</w:t>
      </w:r>
      <w:r>
        <w:rPr>
          <w:rFonts w:ascii="宋体" w:eastAsia="宋体" w:hAnsi="宋体"/>
        </w:rPr>
        <w:t>mV</w:t>
      </w:r>
      <w:r w:rsidRPr="007B1468">
        <w:rPr>
          <w:rFonts w:ascii="宋体" w:eastAsia="宋体" w:hAnsi="宋体"/>
        </w:rPr>
        <w:t>或振幅为</w:t>
      </w:r>
      <w:r>
        <w:rPr>
          <w:rFonts w:ascii="宋体" w:eastAsia="宋体" w:hAnsi="宋体"/>
        </w:rPr>
        <w:t>10mA</w:t>
      </w:r>
      <w:r w:rsidRPr="007B1468">
        <w:rPr>
          <w:rFonts w:ascii="宋体" w:eastAsia="宋体" w:hAnsi="宋体"/>
        </w:rPr>
        <w:t>的正弦电流信号</w:t>
      </w:r>
      <w:proofErr w:type="gramStart"/>
      <w:r w:rsidRPr="007B1468">
        <w:rPr>
          <w:rFonts w:ascii="宋体" w:eastAsia="宋体" w:hAnsi="宋体"/>
        </w:rPr>
        <w:t>恒</w:t>
      </w:r>
      <w:proofErr w:type="gramEnd"/>
      <w:r w:rsidRPr="007B1468">
        <w:rPr>
          <w:rFonts w:ascii="宋体" w:eastAsia="宋体" w:hAnsi="宋体"/>
        </w:rPr>
        <w:t>流放电状态下测量EIS，测试频率范围为</w:t>
      </w:r>
      <w:r>
        <w:rPr>
          <w:rFonts w:ascii="宋体" w:eastAsia="宋体" w:hAnsi="宋体"/>
        </w:rPr>
        <w:t>30mHz-100</w:t>
      </w:r>
      <w:r w:rsidRPr="007B1468">
        <w:rPr>
          <w:rFonts w:ascii="宋体" w:eastAsia="宋体" w:hAnsi="宋体"/>
        </w:rPr>
        <w:t>kHz。</w:t>
      </w:r>
    </w:p>
    <w:p w:rsidR="00BE559A" w:rsidRPr="007B1468" w:rsidRDefault="00BE559A" w:rsidP="00BE559A">
      <w:pPr>
        <w:ind w:firstLine="420"/>
        <w:jc w:val="center"/>
        <w:rPr>
          <w:rFonts w:ascii="宋体" w:eastAsia="宋体" w:hAnsi="宋体"/>
        </w:rPr>
      </w:pPr>
      <w:r w:rsidRPr="007B1468">
        <w:rPr>
          <w:rFonts w:ascii="宋体" w:eastAsia="宋体" w:hAnsi="宋体"/>
          <w:noProof/>
        </w:rPr>
        <w:lastRenderedPageBreak/>
        <w:drawing>
          <wp:inline distT="0" distB="0" distL="0" distR="0">
            <wp:extent cx="2983523" cy="2029544"/>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011753" cy="2048747"/>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w:t>
      </w:r>
      <w:r>
        <w:rPr>
          <w:rFonts w:ascii="宋体" w:eastAsia="宋体" w:hAnsi="宋体"/>
        </w:rPr>
        <w:t>10</w:t>
      </w:r>
      <w:r w:rsidRPr="007B1468">
        <w:rPr>
          <w:rFonts w:ascii="宋体" w:eastAsia="宋体" w:hAnsi="宋体" w:hint="eastAsia"/>
        </w:rPr>
        <w:t>各种等小电路的阻抗谱</w:t>
      </w:r>
    </w:p>
    <w:p w:rsidR="00BE559A" w:rsidRPr="007B1468" w:rsidRDefault="00BE559A" w:rsidP="00BE559A">
      <w:pPr>
        <w:ind w:firstLine="420"/>
        <w:jc w:val="center"/>
        <w:rPr>
          <w:rFonts w:ascii="宋体" w:eastAsia="宋体" w:hAnsi="宋体"/>
        </w:rPr>
      </w:pPr>
      <w:r w:rsidRPr="007B1468">
        <w:rPr>
          <w:rFonts w:ascii="宋体" w:eastAsia="宋体" w:hAnsi="宋体" w:hint="eastAsia"/>
        </w:rPr>
        <w:t>（a）纯电阻R；（b）纯电容C；（c）电阻RP与电容CP并联；（d）电阻RS与CS串联</w:t>
      </w:r>
    </w:p>
    <w:p w:rsidR="00BE559A" w:rsidRPr="00980C2D" w:rsidRDefault="00BE559A" w:rsidP="00BE559A">
      <w:pPr>
        <w:ind w:firstLine="420"/>
        <w:rPr>
          <w:rFonts w:ascii="宋体" w:eastAsia="宋体" w:hAnsi="宋体"/>
        </w:rPr>
      </w:pPr>
    </w:p>
    <w:p w:rsidR="00BE559A" w:rsidRPr="007B1468" w:rsidRDefault="00BE559A" w:rsidP="00BE559A">
      <w:pPr>
        <w:rPr>
          <w:rFonts w:ascii="宋体" w:eastAsia="宋体" w:hAnsi="宋体"/>
          <w:b/>
        </w:rPr>
      </w:pPr>
      <w:r w:rsidRPr="007B1468">
        <w:rPr>
          <w:rFonts w:ascii="宋体" w:eastAsia="宋体" w:hAnsi="宋体" w:hint="eastAsia"/>
          <w:b/>
        </w:rPr>
        <w:t>2.6.3电化学测试步骤</w:t>
      </w:r>
    </w:p>
    <w:p w:rsidR="00BE559A" w:rsidRPr="007B1468" w:rsidRDefault="00BE559A" w:rsidP="00BE559A">
      <w:pPr>
        <w:ind w:firstLine="420"/>
        <w:rPr>
          <w:rFonts w:ascii="宋体" w:eastAsia="宋体" w:hAnsi="宋体"/>
        </w:rPr>
      </w:pPr>
      <w:r w:rsidRPr="007B1468">
        <w:rPr>
          <w:rFonts w:ascii="宋体" w:eastAsia="宋体" w:hAnsi="宋体" w:hint="eastAsia"/>
        </w:rPr>
        <w:t>将完全密封的电池置于高温管式炉中升温至800℃，开始测量电池的电化学性能（电化学阻抗谱、SOFC模式下的IV曲线、SOEC模式下电解CO</w:t>
      </w:r>
      <w:r w:rsidRPr="007B1468">
        <w:rPr>
          <w:rFonts w:ascii="宋体" w:eastAsia="宋体" w:hAnsi="宋体" w:hint="eastAsia"/>
          <w:vertAlign w:val="subscript"/>
        </w:rPr>
        <w:t>2</w:t>
      </w:r>
      <w:r w:rsidRPr="007B1468">
        <w:rPr>
          <w:rFonts w:ascii="宋体" w:eastAsia="宋体" w:hAnsi="宋体" w:hint="eastAsia"/>
        </w:rPr>
        <w:t>的IV曲线），将温度降低，继续测试电池的电化学性能，一共测得了电池分别在温度为800℃、750℃、700℃时的电化学性能。</w:t>
      </w:r>
    </w:p>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rsidP="00BE559A">
      <w:pPr>
        <w:jc w:val="center"/>
        <w:rPr>
          <w:b/>
          <w:sz w:val="28"/>
        </w:rPr>
      </w:pPr>
      <w:bookmarkStart w:id="122" w:name="_Hlk483844294"/>
      <w:bookmarkEnd w:id="122"/>
      <w:r w:rsidRPr="000F7750">
        <w:rPr>
          <w:rFonts w:hint="eastAsia"/>
          <w:b/>
          <w:sz w:val="28"/>
        </w:rPr>
        <w:t>3实验结果</w:t>
      </w:r>
    </w:p>
    <w:p w:rsidR="00BE559A" w:rsidRPr="000F7750" w:rsidRDefault="00BE559A" w:rsidP="00BE559A">
      <w:pPr>
        <w:jc w:val="center"/>
        <w:rPr>
          <w:b/>
          <w:sz w:val="28"/>
        </w:rPr>
      </w:pPr>
    </w:p>
    <w:p w:rsidR="00BE559A" w:rsidRDefault="00BE559A" w:rsidP="00BE559A">
      <w:pPr>
        <w:rPr>
          <w:b/>
          <w:sz w:val="24"/>
        </w:rPr>
      </w:pPr>
      <w:r>
        <w:rPr>
          <w:rFonts w:hint="eastAsia"/>
          <w:b/>
          <w:sz w:val="24"/>
        </w:rPr>
        <w:t>3.1电化学阻抗谱（EIS）</w:t>
      </w:r>
    </w:p>
    <w:p w:rsidR="00BE559A" w:rsidRPr="005B1C2F" w:rsidRDefault="00BE559A" w:rsidP="00BE559A">
      <w:pPr>
        <w:ind w:firstLine="420"/>
      </w:pPr>
      <w:r w:rsidRPr="005B1C2F">
        <w:rPr>
          <w:rFonts w:hint="eastAsia"/>
        </w:rPr>
        <w:t>电化学阻抗谱</w:t>
      </w:r>
      <w:r>
        <w:rPr>
          <w:rFonts w:hint="eastAsia"/>
        </w:rPr>
        <w:t>（</w:t>
      </w:r>
      <w:r w:rsidRPr="00B97521">
        <w:t>EIS 曲线</w:t>
      </w:r>
      <w:r>
        <w:rPr>
          <w:rFonts w:hint="eastAsia"/>
        </w:rPr>
        <w:t>）</w:t>
      </w:r>
      <w:r w:rsidRPr="00B97521">
        <w:t>的高频截距反</w:t>
      </w:r>
      <w:r>
        <w:rPr>
          <w:rFonts w:hint="eastAsia"/>
        </w:rPr>
        <w:t>映的是电池的欧姆阻抗（</w:t>
      </w:r>
      <w:r>
        <w:t>R</w:t>
      </w:r>
      <w:r w:rsidRPr="005B1C2F">
        <w:rPr>
          <w:rFonts w:hint="eastAsia"/>
        </w:rPr>
        <w:t>Ω</w:t>
      </w:r>
      <w:r>
        <w:rPr>
          <w:rFonts w:hint="eastAsia"/>
        </w:rPr>
        <w:t>），低频截距为电池总阻抗（R</w:t>
      </w:r>
      <w:r w:rsidRPr="00B97521">
        <w:rPr>
          <w:rFonts w:hint="eastAsia"/>
          <w:vertAlign w:val="subscript"/>
        </w:rPr>
        <w:t>T</w:t>
      </w:r>
      <w:r>
        <w:rPr>
          <w:rFonts w:hint="eastAsia"/>
        </w:rPr>
        <w:t>），两者的差值为该电池的极化阻抗（R</w:t>
      </w:r>
      <w:r w:rsidRPr="00B97521">
        <w:rPr>
          <w:rFonts w:hint="eastAsia"/>
          <w:vertAlign w:val="subscript"/>
        </w:rPr>
        <w:t>P</w:t>
      </w:r>
      <w:r>
        <w:rPr>
          <w:rFonts w:hint="eastAsia"/>
        </w:rPr>
        <w:t>）</w:t>
      </w:r>
    </w:p>
    <w:p w:rsidR="00BE559A" w:rsidRDefault="00BE559A" w:rsidP="00BE559A">
      <w:r>
        <w:tab/>
      </w:r>
      <w:r>
        <w:rPr>
          <w:rFonts w:hint="eastAsia"/>
        </w:rPr>
        <w:t>本次实验分别在8</w:t>
      </w:r>
      <w:r>
        <w:t>00</w:t>
      </w:r>
      <w:r>
        <w:rPr>
          <w:rFonts w:hint="eastAsia"/>
        </w:rPr>
        <w:t>℃、750℃、700℃三个温度下对LSM为氧气</w:t>
      </w:r>
      <w:proofErr w:type="gramStart"/>
      <w:r>
        <w:rPr>
          <w:rFonts w:hint="eastAsia"/>
        </w:rPr>
        <w:t>极</w:t>
      </w:r>
      <w:proofErr w:type="gramEnd"/>
      <w:r>
        <w:rPr>
          <w:rFonts w:hint="eastAsia"/>
        </w:rPr>
        <w:t>电解质支撑性S</w:t>
      </w:r>
      <w:r>
        <w:t>OC</w:t>
      </w:r>
      <w:r>
        <w:rPr>
          <w:rFonts w:hint="eastAsia"/>
        </w:rPr>
        <w:t>、LS</w:t>
      </w:r>
      <w:r>
        <w:t>CF</w:t>
      </w:r>
      <w:r>
        <w:rPr>
          <w:rFonts w:hint="eastAsia"/>
        </w:rPr>
        <w:t>为氧气</w:t>
      </w:r>
      <w:proofErr w:type="gramStart"/>
      <w:r>
        <w:rPr>
          <w:rFonts w:hint="eastAsia"/>
        </w:rPr>
        <w:t>极</w:t>
      </w:r>
      <w:proofErr w:type="gramEnd"/>
      <w:r>
        <w:rPr>
          <w:rFonts w:hint="eastAsia"/>
        </w:rPr>
        <w:t>电解质支撑性SOC以及LSM为氧气</w:t>
      </w:r>
      <w:proofErr w:type="gramStart"/>
      <w:r>
        <w:rPr>
          <w:rFonts w:hint="eastAsia"/>
        </w:rPr>
        <w:t>极</w:t>
      </w:r>
      <w:proofErr w:type="gramEnd"/>
      <w:r>
        <w:rPr>
          <w:rFonts w:hint="eastAsia"/>
        </w:rPr>
        <w:t>燃料极支撑性SOC做了EIS测定，为方便叙述，下文将分别用Cell1、Cell</w:t>
      </w:r>
      <w:r>
        <w:t>2</w:t>
      </w:r>
      <w:r>
        <w:rPr>
          <w:rFonts w:hint="eastAsia"/>
        </w:rPr>
        <w:t>、Cell3来代替LS</w:t>
      </w:r>
      <w:r>
        <w:t>CF</w:t>
      </w:r>
      <w:r>
        <w:rPr>
          <w:rFonts w:hint="eastAsia"/>
        </w:rPr>
        <w:t>为氧气</w:t>
      </w:r>
      <w:proofErr w:type="gramStart"/>
      <w:r>
        <w:rPr>
          <w:rFonts w:hint="eastAsia"/>
        </w:rPr>
        <w:t>极</w:t>
      </w:r>
      <w:proofErr w:type="gramEnd"/>
      <w:r>
        <w:rPr>
          <w:rFonts w:hint="eastAsia"/>
        </w:rPr>
        <w:t>电解质支撑性S</w:t>
      </w:r>
      <w:r>
        <w:t>OC</w:t>
      </w:r>
      <w:r>
        <w:rPr>
          <w:rFonts w:hint="eastAsia"/>
        </w:rPr>
        <w:t>、LSM为氧气</w:t>
      </w:r>
      <w:proofErr w:type="gramStart"/>
      <w:r>
        <w:rPr>
          <w:rFonts w:hint="eastAsia"/>
        </w:rPr>
        <w:t>极</w:t>
      </w:r>
      <w:proofErr w:type="gramEnd"/>
      <w:r>
        <w:rPr>
          <w:rFonts w:hint="eastAsia"/>
        </w:rPr>
        <w:t>燃料极支撑性SOC和LSM为氧气</w:t>
      </w:r>
      <w:proofErr w:type="gramStart"/>
      <w:r>
        <w:rPr>
          <w:rFonts w:hint="eastAsia"/>
        </w:rPr>
        <w:t>极</w:t>
      </w:r>
      <w:proofErr w:type="gramEnd"/>
      <w:r>
        <w:rPr>
          <w:rFonts w:hint="eastAsia"/>
        </w:rPr>
        <w:t>电解质支撑性S</w:t>
      </w:r>
      <w:r>
        <w:t>OC</w:t>
      </w:r>
      <w:r>
        <w:rPr>
          <w:rFonts w:hint="eastAsia"/>
        </w:rPr>
        <w:t>。</w:t>
      </w:r>
    </w:p>
    <w:p w:rsidR="00BE559A" w:rsidRPr="00C86D9F" w:rsidRDefault="00BE559A" w:rsidP="00BE559A"/>
    <w:p w:rsidR="00BE559A" w:rsidRDefault="00BE559A" w:rsidP="00BE559A">
      <w:pPr>
        <w:jc w:val="center"/>
        <w:rPr>
          <w:b/>
        </w:rPr>
      </w:pPr>
      <w:r>
        <w:rPr>
          <w:rFonts w:hint="eastAsia"/>
          <w:b/>
          <w:noProof/>
        </w:rPr>
        <w:drawing>
          <wp:inline distT="0" distB="0" distL="0" distR="0">
            <wp:extent cx="2340307" cy="1921329"/>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CF温度对比.emf"/>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0307" cy="1921329"/>
                    </a:xfrm>
                    <a:prstGeom prst="rect">
                      <a:avLst/>
                    </a:prstGeom>
                  </pic:spPr>
                </pic:pic>
              </a:graphicData>
            </a:graphic>
          </wp:inline>
        </w:drawing>
      </w:r>
    </w:p>
    <w:p w:rsidR="00BE559A" w:rsidRDefault="00BE559A" w:rsidP="00BE559A">
      <w:pPr>
        <w:jc w:val="center"/>
      </w:pPr>
      <w:r w:rsidRPr="00581C97">
        <w:rPr>
          <w:rFonts w:hint="eastAsia"/>
        </w:rPr>
        <w:t>图3-</w:t>
      </w:r>
      <w:r>
        <w:t xml:space="preserve">1 </w:t>
      </w:r>
      <w:r>
        <w:rPr>
          <w:rFonts w:hint="eastAsia"/>
        </w:rPr>
        <w:t>Ce</w:t>
      </w:r>
      <w:r>
        <w:t>ll1</w:t>
      </w:r>
      <w:r>
        <w:rPr>
          <w:rFonts w:hint="eastAsia"/>
        </w:rPr>
        <w:t>在不同温度下的EIS曲线</w:t>
      </w:r>
    </w:p>
    <w:p w:rsidR="00BE559A" w:rsidRPr="004D1136" w:rsidRDefault="00BE559A" w:rsidP="00BE559A">
      <w:pPr>
        <w:ind w:firstLine="420"/>
        <w:jc w:val="left"/>
      </w:pPr>
      <w:r>
        <w:rPr>
          <w:rFonts w:hint="eastAsia"/>
        </w:rPr>
        <w:t>如图3-</w:t>
      </w:r>
      <w:r>
        <w:t>1</w:t>
      </w:r>
      <w:r>
        <w:rPr>
          <w:rFonts w:hint="eastAsia"/>
        </w:rPr>
        <w:t>所示，在800℃、750℃、700℃三个不同的温度下，Cell</w:t>
      </w:r>
      <w:r>
        <w:t>1</w:t>
      </w:r>
      <w:r>
        <w:rPr>
          <w:rFonts w:hint="eastAsia"/>
        </w:rPr>
        <w:t>的阻抗谱图曲线对比。从图中可以很明显的发现，随着工作温度的不断升高，所测的EIS曲线逐渐左移，说明电池的欧姆阻抗和极化阻抗均出现了不断减小的情况。800℃时，Cell</w:t>
      </w:r>
      <w:r>
        <w:t>3</w:t>
      </w:r>
      <w:r>
        <w:rPr>
          <w:rFonts w:hint="eastAsia"/>
        </w:rPr>
        <w:t>电池的欧姆阻抗（</w:t>
      </w:r>
      <w:r>
        <w:t>R</w:t>
      </w:r>
      <w:r w:rsidRPr="00B97521">
        <w:rPr>
          <w:rFonts w:hint="eastAsia"/>
          <w:vertAlign w:val="subscript"/>
        </w:rPr>
        <w:t>Ω</w:t>
      </w:r>
      <w:r>
        <w:rPr>
          <w:rFonts w:hint="eastAsia"/>
        </w:rPr>
        <w:t>）为</w:t>
      </w:r>
      <w:r>
        <w:t>4.29</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16.50</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12.21</w:t>
      </w:r>
      <w:r>
        <w:rPr>
          <w:rFonts w:hint="eastAsia"/>
        </w:rPr>
        <w:t>Ωcm</w:t>
      </w:r>
      <w:r w:rsidRPr="004D1136">
        <w:rPr>
          <w:rFonts w:hint="eastAsia"/>
          <w:vertAlign w:val="superscript"/>
        </w:rPr>
        <w:t>2</w:t>
      </w:r>
      <w:r>
        <w:rPr>
          <w:rFonts w:hint="eastAsia"/>
        </w:rPr>
        <w:t>；750℃时，电池的欧姆阻抗（</w:t>
      </w:r>
      <w:r>
        <w:t>R</w:t>
      </w:r>
      <w:r w:rsidRPr="00B97521">
        <w:rPr>
          <w:rFonts w:hint="eastAsia"/>
          <w:vertAlign w:val="subscript"/>
        </w:rPr>
        <w:t>Ω</w:t>
      </w:r>
      <w:r>
        <w:rPr>
          <w:rFonts w:hint="eastAsia"/>
        </w:rPr>
        <w:t>）为8.</w:t>
      </w:r>
      <w:r>
        <w:t>30</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40.29</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31.99</w:t>
      </w:r>
      <w:r>
        <w:rPr>
          <w:rFonts w:hint="eastAsia"/>
        </w:rPr>
        <w:t>Ωcm</w:t>
      </w:r>
      <w:r w:rsidRPr="004D1136">
        <w:rPr>
          <w:rFonts w:hint="eastAsia"/>
          <w:vertAlign w:val="superscript"/>
        </w:rPr>
        <w:t>2</w:t>
      </w:r>
      <w:r>
        <w:rPr>
          <w:rFonts w:hint="eastAsia"/>
        </w:rPr>
        <w:t>；7</w:t>
      </w:r>
      <w:r>
        <w:t>0</w:t>
      </w:r>
      <w:r>
        <w:rPr>
          <w:rFonts w:hint="eastAsia"/>
        </w:rPr>
        <w:t>0℃时，电池的欧姆阻抗（</w:t>
      </w:r>
      <w:r>
        <w:t>R</w:t>
      </w:r>
      <w:r w:rsidRPr="00B97521">
        <w:rPr>
          <w:rFonts w:hint="eastAsia"/>
          <w:vertAlign w:val="subscript"/>
        </w:rPr>
        <w:t>Ω</w:t>
      </w:r>
      <w:r>
        <w:rPr>
          <w:rFonts w:hint="eastAsia"/>
        </w:rPr>
        <w:t>）为</w:t>
      </w:r>
      <w:r>
        <w:t>12.37</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73.80</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61.43</w:t>
      </w:r>
      <w:r>
        <w:rPr>
          <w:rFonts w:hint="eastAsia"/>
        </w:rPr>
        <w:t>Ωcm</w:t>
      </w:r>
      <w:r w:rsidRPr="004D1136">
        <w:rPr>
          <w:rFonts w:hint="eastAsia"/>
          <w:vertAlign w:val="superscript"/>
        </w:rPr>
        <w:t>2</w:t>
      </w:r>
      <w:r>
        <w:rPr>
          <w:rFonts w:hint="eastAsia"/>
        </w:rPr>
        <w:t>；极化阻抗在800℃、750℃、700℃分别占总阻抗的74%、79.3%、83</w:t>
      </w:r>
      <w:r>
        <w:t>.2</w:t>
      </w:r>
      <w:r>
        <w:rPr>
          <w:rFonts w:hint="eastAsia"/>
        </w:rPr>
        <w:t>%。800℃时的电池阻抗相比与700℃时下降了77.3%，这是因为高温的情况下电解质的电导率和电极活性的增大增强造成的。随着工作温度的上升，EIS曲线的高</w:t>
      </w:r>
      <w:r w:rsidRPr="00455DAA">
        <w:rPr>
          <w:rFonts w:hint="eastAsia"/>
        </w:rPr>
        <w:t>频弧和</w:t>
      </w:r>
      <w:proofErr w:type="gramStart"/>
      <w:r w:rsidRPr="00455DAA">
        <w:rPr>
          <w:rFonts w:hint="eastAsia"/>
        </w:rPr>
        <w:t>低频弧均不断</w:t>
      </w:r>
      <w:proofErr w:type="gramEnd"/>
      <w:r w:rsidRPr="00455DAA">
        <w:rPr>
          <w:rFonts w:hint="eastAsia"/>
        </w:rPr>
        <w:t>减小，但是高频弧的减小相比与低频</w:t>
      </w:r>
      <w:proofErr w:type="gramStart"/>
      <w:r w:rsidRPr="00455DAA">
        <w:rPr>
          <w:rFonts w:hint="eastAsia"/>
        </w:rPr>
        <w:t>弧</w:t>
      </w:r>
      <w:proofErr w:type="gramEnd"/>
      <w:r w:rsidRPr="00455DAA">
        <w:rPr>
          <w:rFonts w:hint="eastAsia"/>
        </w:rPr>
        <w:t>更为明显。</w:t>
      </w:r>
      <w:r>
        <w:rPr>
          <w:rFonts w:hint="eastAsia"/>
        </w:rPr>
        <w:t>由于高频</w:t>
      </w:r>
      <w:proofErr w:type="gramStart"/>
      <w:r>
        <w:rPr>
          <w:rFonts w:hint="eastAsia"/>
        </w:rPr>
        <w:t>弧</w:t>
      </w:r>
      <w:proofErr w:type="gramEnd"/>
      <w:r>
        <w:rPr>
          <w:rFonts w:hint="eastAsia"/>
        </w:rPr>
        <w:t>对应着的是电极电荷的传递过程，具有很高的活化能，所以对温度很敏感，低频弧是扩散弧，相交而言对温度没有那么敏感。</w:t>
      </w:r>
    </w:p>
    <w:p w:rsidR="00BE559A" w:rsidRDefault="00BE559A" w:rsidP="00BE559A">
      <w:pPr>
        <w:jc w:val="center"/>
        <w:rPr>
          <w:b/>
        </w:rPr>
      </w:pPr>
      <w:r>
        <w:rPr>
          <w:rFonts w:hint="eastAsia"/>
          <w:b/>
          <w:noProof/>
        </w:rPr>
        <w:lastRenderedPageBreak/>
        <w:drawing>
          <wp:inline distT="0" distB="0" distL="0" distR="0">
            <wp:extent cx="2356757" cy="202849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阳极.emf"/>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63432" cy="2034240"/>
                    </a:xfrm>
                    <a:prstGeom prst="rect">
                      <a:avLst/>
                    </a:prstGeom>
                  </pic:spPr>
                </pic:pic>
              </a:graphicData>
            </a:graphic>
          </wp:inline>
        </w:drawing>
      </w:r>
    </w:p>
    <w:p w:rsidR="00BE559A" w:rsidRDefault="00BE559A" w:rsidP="00BE559A">
      <w:pPr>
        <w:jc w:val="center"/>
      </w:pPr>
      <w:r w:rsidRPr="00581C97">
        <w:rPr>
          <w:rFonts w:hint="eastAsia"/>
        </w:rPr>
        <w:t>图3-</w:t>
      </w:r>
      <w:r>
        <w:t xml:space="preserve">2 </w:t>
      </w:r>
      <w:r>
        <w:rPr>
          <w:rFonts w:hint="eastAsia"/>
        </w:rPr>
        <w:t>Ce</w:t>
      </w:r>
      <w:r>
        <w:t>ll2</w:t>
      </w:r>
      <w:r>
        <w:rPr>
          <w:rFonts w:hint="eastAsia"/>
        </w:rPr>
        <w:t>在不同温度下的EIS曲线</w:t>
      </w:r>
    </w:p>
    <w:p w:rsidR="00BE559A" w:rsidRDefault="00BE559A" w:rsidP="00BE559A">
      <w:pPr>
        <w:ind w:firstLine="420"/>
        <w:jc w:val="left"/>
      </w:pPr>
      <w:r>
        <w:rPr>
          <w:rFonts w:hint="eastAsia"/>
        </w:rPr>
        <w:t>如图3-</w:t>
      </w:r>
      <w:r>
        <w:t>2</w:t>
      </w:r>
      <w:r>
        <w:rPr>
          <w:rFonts w:hint="eastAsia"/>
        </w:rPr>
        <w:t>所示，在800℃、750℃、700℃三个不同的温度下，Cell</w:t>
      </w:r>
      <w:r>
        <w:t>2</w:t>
      </w:r>
      <w:r>
        <w:rPr>
          <w:rFonts w:hint="eastAsia"/>
        </w:rPr>
        <w:t>的阻抗谱图曲线对比。从图中可以很明显的发现，随着温度升高，所测的EIS曲线逐渐左移。800℃时，Cell</w:t>
      </w:r>
      <w:r>
        <w:t>2</w:t>
      </w:r>
      <w:r>
        <w:rPr>
          <w:rFonts w:hint="eastAsia"/>
        </w:rPr>
        <w:t>电池的欧姆阻抗（</w:t>
      </w:r>
      <w:r>
        <w:t>R</w:t>
      </w:r>
      <w:r w:rsidRPr="00B97521">
        <w:rPr>
          <w:rFonts w:hint="eastAsia"/>
          <w:vertAlign w:val="subscript"/>
        </w:rPr>
        <w:t>Ω</w:t>
      </w:r>
      <w:r>
        <w:rPr>
          <w:rFonts w:hint="eastAsia"/>
        </w:rPr>
        <w:t>）为</w:t>
      </w:r>
      <w:r>
        <w:t>0.018</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0.047</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0.029</w:t>
      </w:r>
      <w:r>
        <w:rPr>
          <w:rFonts w:hint="eastAsia"/>
        </w:rPr>
        <w:t>Ωcm</w:t>
      </w:r>
      <w:r w:rsidRPr="004D1136">
        <w:rPr>
          <w:rFonts w:hint="eastAsia"/>
          <w:vertAlign w:val="superscript"/>
        </w:rPr>
        <w:t>2</w:t>
      </w:r>
      <w:r>
        <w:rPr>
          <w:rFonts w:hint="eastAsia"/>
        </w:rPr>
        <w:t>；750℃时，电池的欧姆阻抗（</w:t>
      </w:r>
      <w:r>
        <w:t>R</w:t>
      </w:r>
      <w:r w:rsidRPr="00B97521">
        <w:rPr>
          <w:rFonts w:hint="eastAsia"/>
          <w:vertAlign w:val="subscript"/>
        </w:rPr>
        <w:t>Ω</w:t>
      </w:r>
      <w:r>
        <w:rPr>
          <w:rFonts w:hint="eastAsia"/>
        </w:rPr>
        <w:t>）为</w:t>
      </w:r>
      <w:r>
        <w:t>0.027</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0.078</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0.051</w:t>
      </w:r>
      <w:r>
        <w:rPr>
          <w:rFonts w:hint="eastAsia"/>
        </w:rPr>
        <w:t>Ωcm</w:t>
      </w:r>
      <w:r w:rsidRPr="004D1136">
        <w:rPr>
          <w:rFonts w:hint="eastAsia"/>
          <w:vertAlign w:val="superscript"/>
        </w:rPr>
        <w:t>2</w:t>
      </w:r>
      <w:r>
        <w:rPr>
          <w:rFonts w:hint="eastAsia"/>
        </w:rPr>
        <w:t>；7</w:t>
      </w:r>
      <w:r>
        <w:t>0</w:t>
      </w:r>
      <w:r>
        <w:rPr>
          <w:rFonts w:hint="eastAsia"/>
        </w:rPr>
        <w:t>0℃时，电池的欧姆阻抗（</w:t>
      </w:r>
      <w:r>
        <w:t>R</w:t>
      </w:r>
      <w:r w:rsidRPr="00B97521">
        <w:rPr>
          <w:rFonts w:hint="eastAsia"/>
          <w:vertAlign w:val="subscript"/>
        </w:rPr>
        <w:t>Ω</w:t>
      </w:r>
      <w:r>
        <w:rPr>
          <w:rFonts w:hint="eastAsia"/>
        </w:rPr>
        <w:t>）为</w:t>
      </w:r>
      <w:r>
        <w:t>0.031</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0.146</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0.115</w:t>
      </w:r>
      <w:r>
        <w:rPr>
          <w:rFonts w:hint="eastAsia"/>
        </w:rPr>
        <w:t>Ωcm</w:t>
      </w:r>
      <w:r w:rsidRPr="004D1136">
        <w:rPr>
          <w:rFonts w:hint="eastAsia"/>
          <w:vertAlign w:val="superscript"/>
        </w:rPr>
        <w:t>2</w:t>
      </w:r>
      <w:r>
        <w:rPr>
          <w:rFonts w:hint="eastAsia"/>
        </w:rPr>
        <w:t>；极化阻抗在800℃、750℃、700℃分别占总阻抗的74%、79.3%、83</w:t>
      </w:r>
      <w:r>
        <w:t>.2</w:t>
      </w:r>
      <w:r>
        <w:rPr>
          <w:rFonts w:hint="eastAsia"/>
        </w:rPr>
        <w:t>%。</w:t>
      </w:r>
    </w:p>
    <w:p w:rsidR="00BE559A" w:rsidRDefault="00BE559A" w:rsidP="00BE559A">
      <w:pPr>
        <w:jc w:val="center"/>
        <w:rPr>
          <w:b/>
        </w:rPr>
      </w:pPr>
      <w:r>
        <w:rPr>
          <w:rFonts w:hint="eastAsia"/>
          <w:b/>
          <w:noProof/>
        </w:rPr>
        <w:drawing>
          <wp:inline distT="0" distB="0" distL="0" distR="0">
            <wp:extent cx="2457450" cy="1953887"/>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M的EIS温度对比.emf"/>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6994" cy="1969427"/>
                    </a:xfrm>
                    <a:prstGeom prst="rect">
                      <a:avLst/>
                    </a:prstGeom>
                  </pic:spPr>
                </pic:pic>
              </a:graphicData>
            </a:graphic>
          </wp:inline>
        </w:drawing>
      </w:r>
    </w:p>
    <w:p w:rsidR="00BE559A" w:rsidRDefault="00BE559A" w:rsidP="00BE559A">
      <w:pPr>
        <w:jc w:val="center"/>
      </w:pPr>
      <w:r w:rsidRPr="00581C97">
        <w:rPr>
          <w:rFonts w:hint="eastAsia"/>
        </w:rPr>
        <w:t>图3-</w:t>
      </w:r>
      <w:r>
        <w:t xml:space="preserve">3 </w:t>
      </w:r>
      <w:r>
        <w:rPr>
          <w:rFonts w:hint="eastAsia"/>
        </w:rPr>
        <w:t>Ce</w:t>
      </w:r>
      <w:r>
        <w:t>ll3</w:t>
      </w:r>
      <w:r>
        <w:rPr>
          <w:rFonts w:hint="eastAsia"/>
        </w:rPr>
        <w:t>在不同温度下的EIS曲线</w:t>
      </w:r>
    </w:p>
    <w:p w:rsidR="00BE559A" w:rsidRPr="00581C97" w:rsidRDefault="00BE559A" w:rsidP="00BE559A">
      <w:r>
        <w:tab/>
      </w:r>
      <w:r>
        <w:rPr>
          <w:rFonts w:hint="eastAsia"/>
        </w:rPr>
        <w:t>如图3-3所示，在800℃、750℃、700℃三个不同的温度下，Cell</w:t>
      </w:r>
      <w:r>
        <w:t>3</w:t>
      </w:r>
      <w:r>
        <w:rPr>
          <w:rFonts w:hint="eastAsia"/>
        </w:rPr>
        <w:t>的阻抗谱图曲线对比。从图中可以很明显的发现，随着温度升高，所测的EIS曲线逐渐左移。800℃时，Cell</w:t>
      </w:r>
      <w:r>
        <w:t>3</w:t>
      </w:r>
      <w:r>
        <w:rPr>
          <w:rFonts w:hint="eastAsia"/>
        </w:rPr>
        <w:t>电池的欧姆阻抗（</w:t>
      </w:r>
      <w:r>
        <w:t>R</w:t>
      </w:r>
      <w:r w:rsidRPr="00B97521">
        <w:rPr>
          <w:rFonts w:hint="eastAsia"/>
          <w:vertAlign w:val="subscript"/>
        </w:rPr>
        <w:t>Ω</w:t>
      </w:r>
      <w:r>
        <w:rPr>
          <w:rFonts w:hint="eastAsia"/>
        </w:rPr>
        <w:t>）为5.78Ωcm</w:t>
      </w:r>
      <w:r w:rsidRPr="004D1136">
        <w:rPr>
          <w:rFonts w:hint="eastAsia"/>
          <w:vertAlign w:val="superscript"/>
        </w:rPr>
        <w:t>2</w:t>
      </w:r>
      <w:r>
        <w:rPr>
          <w:rFonts w:hint="eastAsia"/>
        </w:rPr>
        <w:t>，总阻抗（R</w:t>
      </w:r>
      <w:r w:rsidRPr="00B97521">
        <w:rPr>
          <w:rFonts w:hint="eastAsia"/>
          <w:vertAlign w:val="subscript"/>
        </w:rPr>
        <w:t>T</w:t>
      </w:r>
      <w:r>
        <w:rPr>
          <w:rFonts w:hint="eastAsia"/>
        </w:rPr>
        <w:t>）为11.6Ωcm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）为5.87</w:t>
      </w:r>
      <w:r>
        <w:rPr>
          <w:rFonts w:hint="eastAsia"/>
        </w:rPr>
        <w:lastRenderedPageBreak/>
        <w:t>Ωcm</w:t>
      </w:r>
      <w:r w:rsidRPr="004D1136">
        <w:rPr>
          <w:rFonts w:hint="eastAsia"/>
          <w:vertAlign w:val="superscript"/>
        </w:rPr>
        <w:t>2</w:t>
      </w:r>
      <w:r>
        <w:rPr>
          <w:rFonts w:hint="eastAsia"/>
        </w:rPr>
        <w:t>；750℃时，电池的欧姆阻抗（</w:t>
      </w:r>
      <w:r>
        <w:t>R</w:t>
      </w:r>
      <w:r w:rsidRPr="00B97521">
        <w:rPr>
          <w:rFonts w:hint="eastAsia"/>
          <w:vertAlign w:val="subscript"/>
        </w:rPr>
        <w:t>Ω</w:t>
      </w:r>
      <w:r>
        <w:rPr>
          <w:rFonts w:hint="eastAsia"/>
        </w:rPr>
        <w:t>）为8.8</w:t>
      </w:r>
      <w:r>
        <w:t>1</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18.89</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10.08</w:t>
      </w:r>
      <w:r>
        <w:rPr>
          <w:rFonts w:hint="eastAsia"/>
        </w:rPr>
        <w:t>Ωcm</w:t>
      </w:r>
      <w:r w:rsidRPr="004D1136">
        <w:rPr>
          <w:rFonts w:hint="eastAsia"/>
          <w:vertAlign w:val="superscript"/>
        </w:rPr>
        <w:t>2</w:t>
      </w:r>
      <w:r>
        <w:rPr>
          <w:rFonts w:hint="eastAsia"/>
        </w:rPr>
        <w:t>；7</w:t>
      </w:r>
      <w:r>
        <w:t>0</w:t>
      </w:r>
      <w:r>
        <w:rPr>
          <w:rFonts w:hint="eastAsia"/>
        </w:rPr>
        <w:t>0℃时，电池的欧姆阻抗（</w:t>
      </w:r>
      <w:r>
        <w:t>R</w:t>
      </w:r>
      <w:r w:rsidRPr="00B97521">
        <w:rPr>
          <w:rFonts w:hint="eastAsia"/>
          <w:vertAlign w:val="subscript"/>
        </w:rPr>
        <w:t>Ω</w:t>
      </w:r>
      <w:r>
        <w:rPr>
          <w:rFonts w:hint="eastAsia"/>
        </w:rPr>
        <w:t>）为</w:t>
      </w:r>
      <w:r>
        <w:t>14.03</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30.27</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16.24</w:t>
      </w:r>
      <w:r>
        <w:rPr>
          <w:rFonts w:hint="eastAsia"/>
        </w:rPr>
        <w:t>Ωcm</w:t>
      </w:r>
      <w:r w:rsidRPr="004D1136">
        <w:rPr>
          <w:rFonts w:hint="eastAsia"/>
          <w:vertAlign w:val="superscript"/>
        </w:rPr>
        <w:t>2</w:t>
      </w:r>
      <w:r>
        <w:rPr>
          <w:rFonts w:hint="eastAsia"/>
        </w:rPr>
        <w:t>；Cell</w:t>
      </w:r>
      <w:r>
        <w:t>3</w:t>
      </w:r>
      <w:r>
        <w:rPr>
          <w:rFonts w:hint="eastAsia"/>
        </w:rPr>
        <w:t>的EIS曲线在三个不同的温度下均出现明显的压扁的圆弧形状，这表明了这电极反应中至少包括了两个电化学的步骤。</w:t>
      </w:r>
    </w:p>
    <w:p w:rsidR="00BE559A" w:rsidRPr="00C86D9F" w:rsidRDefault="00BE559A" w:rsidP="00BE559A">
      <w:pPr>
        <w:ind w:firstLine="420"/>
        <w:jc w:val="left"/>
      </w:pPr>
    </w:p>
    <w:p w:rsidR="00BE559A" w:rsidRDefault="00BE559A" w:rsidP="00BE559A">
      <w:pPr>
        <w:jc w:val="center"/>
        <w:rPr>
          <w:b/>
        </w:rPr>
      </w:pPr>
      <w:r>
        <w:rPr>
          <w:rFonts w:hint="eastAsia"/>
          <w:b/>
          <w:noProof/>
        </w:rPr>
        <w:drawing>
          <wp:inline distT="0" distB="0" distL="0" distR="0">
            <wp:extent cx="2106335" cy="1709840"/>
            <wp:effectExtent l="0" t="0" r="825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度比较2222.emf"/>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24278" cy="1724406"/>
                    </a:xfrm>
                    <a:prstGeom prst="rect">
                      <a:avLst/>
                    </a:prstGeom>
                  </pic:spPr>
                </pic:pic>
              </a:graphicData>
            </a:graphic>
          </wp:inline>
        </w:drawing>
      </w:r>
    </w:p>
    <w:p w:rsidR="00BE559A" w:rsidRPr="007C4758" w:rsidRDefault="00BE559A" w:rsidP="00BE559A">
      <w:pPr>
        <w:jc w:val="center"/>
      </w:pPr>
      <w:r w:rsidRPr="007C4758">
        <w:rPr>
          <w:rFonts w:hint="eastAsia"/>
        </w:rPr>
        <w:t>图3-4</w:t>
      </w:r>
      <w:r w:rsidRPr="007C4758">
        <w:t xml:space="preserve"> 700</w:t>
      </w:r>
      <w:r w:rsidRPr="007C4758">
        <w:rPr>
          <w:rFonts w:hint="eastAsia"/>
        </w:rPr>
        <w:t>℃</w:t>
      </w:r>
      <w:r w:rsidRPr="007C4758">
        <w:t>C</w:t>
      </w:r>
      <w:r w:rsidRPr="007C4758">
        <w:rPr>
          <w:rFonts w:hint="eastAsia"/>
        </w:rPr>
        <w:t>ell</w:t>
      </w:r>
      <w:r w:rsidRPr="007C4758">
        <w:t>1</w:t>
      </w:r>
      <w:r w:rsidRPr="007C4758">
        <w:rPr>
          <w:rFonts w:hint="eastAsia"/>
        </w:rPr>
        <w:t>、Cell</w:t>
      </w:r>
      <w:r w:rsidRPr="007C4758">
        <w:t>2</w:t>
      </w:r>
      <w:r w:rsidRPr="007C4758">
        <w:rPr>
          <w:rFonts w:hint="eastAsia"/>
        </w:rPr>
        <w:t>、Cell3的EIS曲线</w:t>
      </w:r>
    </w:p>
    <w:p w:rsidR="00BE559A" w:rsidRPr="007C4758" w:rsidRDefault="00BE559A" w:rsidP="00BE559A">
      <w:r>
        <w:rPr>
          <w:b/>
        </w:rPr>
        <w:tab/>
      </w:r>
    </w:p>
    <w:p w:rsidR="00BE559A" w:rsidRDefault="00BE559A" w:rsidP="00BE559A">
      <w:pPr>
        <w:jc w:val="center"/>
        <w:rPr>
          <w:b/>
        </w:rPr>
      </w:pPr>
      <w:r>
        <w:rPr>
          <w:rFonts w:hint="eastAsia"/>
          <w:b/>
          <w:noProof/>
        </w:rPr>
        <w:drawing>
          <wp:inline distT="0" distB="0" distL="0" distR="0">
            <wp:extent cx="2154141" cy="176892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0比较2222222.emf"/>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65586" cy="1778327"/>
                    </a:xfrm>
                    <a:prstGeom prst="rect">
                      <a:avLst/>
                    </a:prstGeom>
                  </pic:spPr>
                </pic:pic>
              </a:graphicData>
            </a:graphic>
          </wp:inline>
        </w:drawing>
      </w:r>
    </w:p>
    <w:p w:rsidR="00BE559A" w:rsidRPr="004D1136" w:rsidRDefault="00BE559A" w:rsidP="00BE559A">
      <w:pPr>
        <w:jc w:val="center"/>
      </w:pPr>
      <w:r w:rsidRPr="007C4758">
        <w:rPr>
          <w:rFonts w:hint="eastAsia"/>
        </w:rPr>
        <w:t>图</w:t>
      </w:r>
      <w:r>
        <w:rPr>
          <w:rFonts w:hint="eastAsia"/>
        </w:rPr>
        <w:t>3-5</w:t>
      </w:r>
      <w:r w:rsidRPr="007C4758">
        <w:t xml:space="preserve"> 7</w:t>
      </w:r>
      <w:r>
        <w:t>50</w:t>
      </w:r>
      <w:r w:rsidRPr="007C4758">
        <w:rPr>
          <w:rFonts w:hint="eastAsia"/>
        </w:rPr>
        <w:t>℃</w:t>
      </w:r>
      <w:r w:rsidRPr="007C4758">
        <w:t>C</w:t>
      </w:r>
      <w:r w:rsidRPr="007C4758">
        <w:rPr>
          <w:rFonts w:hint="eastAsia"/>
        </w:rPr>
        <w:t>ell</w:t>
      </w:r>
      <w:r w:rsidRPr="007C4758">
        <w:t>1</w:t>
      </w:r>
      <w:r w:rsidRPr="007C4758">
        <w:rPr>
          <w:rFonts w:hint="eastAsia"/>
        </w:rPr>
        <w:t>、Cell</w:t>
      </w:r>
      <w:r w:rsidRPr="007C4758">
        <w:t>2</w:t>
      </w:r>
      <w:r w:rsidRPr="007C4758">
        <w:rPr>
          <w:rFonts w:hint="eastAsia"/>
        </w:rPr>
        <w:t>、Cell3的EIS曲线</w:t>
      </w:r>
    </w:p>
    <w:p w:rsidR="00BE559A" w:rsidRDefault="00BE559A" w:rsidP="00BE559A">
      <w:pPr>
        <w:jc w:val="center"/>
        <w:rPr>
          <w:b/>
        </w:rPr>
      </w:pPr>
      <w:r>
        <w:rPr>
          <w:rFonts w:hint="eastAsia"/>
          <w:b/>
          <w:noProof/>
        </w:rPr>
        <w:drawing>
          <wp:inline distT="0" distB="0" distL="0" distR="0">
            <wp:extent cx="2319108" cy="1860550"/>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0比较.emf"/>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9767" cy="1869102"/>
                    </a:xfrm>
                    <a:prstGeom prst="rect">
                      <a:avLst/>
                    </a:prstGeom>
                  </pic:spPr>
                </pic:pic>
              </a:graphicData>
            </a:graphic>
          </wp:inline>
        </w:drawing>
      </w:r>
    </w:p>
    <w:p w:rsidR="00BE559A" w:rsidRDefault="00BE559A" w:rsidP="00BE559A">
      <w:pPr>
        <w:jc w:val="center"/>
      </w:pPr>
      <w:r w:rsidRPr="007C4758">
        <w:rPr>
          <w:rFonts w:hint="eastAsia"/>
        </w:rPr>
        <w:lastRenderedPageBreak/>
        <w:t>图</w:t>
      </w:r>
      <w:r>
        <w:rPr>
          <w:rFonts w:hint="eastAsia"/>
        </w:rPr>
        <w:t>3-</w:t>
      </w:r>
      <w:r>
        <w:t>6</w:t>
      </w:r>
      <w:r w:rsidRPr="007C4758">
        <w:t xml:space="preserve"> </w:t>
      </w:r>
      <w:r>
        <w:t>800</w:t>
      </w:r>
      <w:r w:rsidRPr="007C4758">
        <w:rPr>
          <w:rFonts w:hint="eastAsia"/>
        </w:rPr>
        <w:t>℃</w:t>
      </w:r>
      <w:r w:rsidRPr="007C4758">
        <w:t>C</w:t>
      </w:r>
      <w:r w:rsidRPr="007C4758">
        <w:rPr>
          <w:rFonts w:hint="eastAsia"/>
        </w:rPr>
        <w:t>ell</w:t>
      </w:r>
      <w:r w:rsidRPr="007C4758">
        <w:t>1</w:t>
      </w:r>
      <w:r w:rsidRPr="007C4758">
        <w:rPr>
          <w:rFonts w:hint="eastAsia"/>
        </w:rPr>
        <w:t>、Cell</w:t>
      </w:r>
      <w:r w:rsidRPr="007C4758">
        <w:t>2</w:t>
      </w:r>
      <w:r w:rsidRPr="007C4758">
        <w:rPr>
          <w:rFonts w:hint="eastAsia"/>
        </w:rPr>
        <w:t>、Cell3的EIS曲线</w:t>
      </w:r>
    </w:p>
    <w:p w:rsidR="00BE559A" w:rsidRPr="004D1136" w:rsidRDefault="00BE559A" w:rsidP="00BE559A">
      <w:pPr>
        <w:ind w:firstLine="420"/>
      </w:pPr>
      <w:r>
        <w:rPr>
          <w:rFonts w:hint="eastAsia"/>
        </w:rPr>
        <w:t>图3-</w:t>
      </w:r>
      <w:r>
        <w:t>4</w:t>
      </w:r>
      <w:r>
        <w:rPr>
          <w:rFonts w:hint="eastAsia"/>
        </w:rPr>
        <w:t>、图3-5、图3-6分别所示为700℃、</w:t>
      </w:r>
      <w:r>
        <w:t>750</w:t>
      </w:r>
      <w:r>
        <w:rPr>
          <w:rFonts w:hint="eastAsia"/>
        </w:rPr>
        <w:t>℃、700℃下三种电池Ce</w:t>
      </w:r>
      <w:r>
        <w:t>ll1</w:t>
      </w:r>
      <w:r>
        <w:rPr>
          <w:rFonts w:hint="eastAsia"/>
        </w:rPr>
        <w:t>、Cell</w:t>
      </w:r>
      <w:r>
        <w:t>2</w:t>
      </w:r>
      <w:r>
        <w:rPr>
          <w:rFonts w:hint="eastAsia"/>
        </w:rPr>
        <w:t>、Cell3的EIS曲线对比。Cell</w:t>
      </w:r>
      <w:r>
        <w:t>2</w:t>
      </w:r>
      <w:r>
        <w:rPr>
          <w:rFonts w:hint="eastAsia"/>
        </w:rPr>
        <w:t>是电极支撑性电池所以相比于电解质支撑性电池而言阻抗相当小，所以在图中汇聚为接近于原点的点了。Cell</w:t>
      </w:r>
      <w:r>
        <w:t>1</w:t>
      </w:r>
      <w:r>
        <w:rPr>
          <w:rFonts w:hint="eastAsia"/>
        </w:rPr>
        <w:t>电池和Cell3电池相比，Cell</w:t>
      </w:r>
      <w:r>
        <w:t>1</w:t>
      </w:r>
      <w:r>
        <w:rPr>
          <w:rFonts w:hint="eastAsia"/>
        </w:rPr>
        <w:t>电池和Cell</w:t>
      </w:r>
      <w:r>
        <w:t>3</w:t>
      </w:r>
      <w:r>
        <w:rPr>
          <w:rFonts w:hint="eastAsia"/>
        </w:rPr>
        <w:t>电池的欧姆电阻相近，欧姆阻抗主要有电解质层决定，所以两者的欧姆电阻较为接近。由于Cell</w:t>
      </w:r>
      <w:r>
        <w:t>1</w:t>
      </w:r>
      <w:r>
        <w:rPr>
          <w:rFonts w:hint="eastAsia"/>
        </w:rPr>
        <w:t>电池和Cell</w:t>
      </w:r>
      <w:r>
        <w:t>3</w:t>
      </w:r>
      <w:r>
        <w:rPr>
          <w:rFonts w:hint="eastAsia"/>
        </w:rPr>
        <w:t>的氧气</w:t>
      </w:r>
      <w:proofErr w:type="gramStart"/>
      <w:r>
        <w:rPr>
          <w:rFonts w:hint="eastAsia"/>
        </w:rPr>
        <w:t>极</w:t>
      </w:r>
      <w:proofErr w:type="gramEnd"/>
      <w:r>
        <w:rPr>
          <w:rFonts w:hint="eastAsia"/>
        </w:rPr>
        <w:t>材料不同，所以在极化阻抗上有很大的差别，以LSM为氧气极的</w:t>
      </w:r>
      <w:r>
        <w:t>C</w:t>
      </w:r>
      <w:r>
        <w:rPr>
          <w:rFonts w:hint="eastAsia"/>
        </w:rPr>
        <w:t>ell</w:t>
      </w:r>
      <w:r>
        <w:t>3</w:t>
      </w:r>
      <w:r>
        <w:rPr>
          <w:rFonts w:hint="eastAsia"/>
        </w:rPr>
        <w:t>电池的极化阻抗远小于以LSCF为氧气极的</w:t>
      </w:r>
      <w:r>
        <w:t>Cell1</w:t>
      </w:r>
      <w:r>
        <w:rPr>
          <w:rFonts w:hint="eastAsia"/>
        </w:rPr>
        <w:t>电池的极化阻抗。随着温度上升，Ce</w:t>
      </w:r>
      <w:r>
        <w:t>ll1</w:t>
      </w:r>
      <w:r>
        <w:rPr>
          <w:rFonts w:hint="eastAsia"/>
        </w:rPr>
        <w:t>的极化阻抗比Cell</w:t>
      </w:r>
      <w:r>
        <w:t>3</w:t>
      </w:r>
      <w:r>
        <w:rPr>
          <w:rFonts w:hint="eastAsia"/>
        </w:rPr>
        <w:t>的极化阻抗下降快很多。</w:t>
      </w:r>
    </w:p>
    <w:p w:rsidR="00BE559A" w:rsidRPr="005B1C2F" w:rsidRDefault="00BE559A" w:rsidP="00BE559A">
      <w:pPr>
        <w:rPr>
          <w:b/>
          <w:sz w:val="24"/>
        </w:rPr>
      </w:pPr>
      <w:r w:rsidRPr="005B1C2F">
        <w:rPr>
          <w:rFonts w:hint="eastAsia"/>
          <w:b/>
          <w:sz w:val="24"/>
        </w:rPr>
        <w:t>3.2</w:t>
      </w:r>
      <w:r w:rsidRPr="005B1C2F">
        <w:rPr>
          <w:b/>
          <w:sz w:val="24"/>
        </w:rPr>
        <w:t xml:space="preserve"> </w:t>
      </w:r>
      <w:r w:rsidRPr="005B1C2F">
        <w:rPr>
          <w:rFonts w:hint="eastAsia"/>
          <w:b/>
          <w:sz w:val="24"/>
        </w:rPr>
        <w:t>SOFC模式下的I-V曲线</w:t>
      </w:r>
    </w:p>
    <w:p w:rsidR="00BE559A" w:rsidRDefault="00BE559A" w:rsidP="00BE559A">
      <w:pPr>
        <w:jc w:val="center"/>
        <w:rPr>
          <w:sz w:val="24"/>
        </w:rPr>
      </w:pPr>
      <w:r>
        <w:rPr>
          <w:rFonts w:hint="eastAsia"/>
          <w:noProof/>
          <w:sz w:val="24"/>
        </w:rPr>
        <w:drawing>
          <wp:inline distT="0" distB="0" distL="0" distR="0">
            <wp:extent cx="1981200" cy="15886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cf电池.emf"/>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95395" cy="1599996"/>
                    </a:xfrm>
                    <a:prstGeom prst="rect">
                      <a:avLst/>
                    </a:prstGeom>
                  </pic:spPr>
                </pic:pic>
              </a:graphicData>
            </a:graphic>
          </wp:inline>
        </w:drawing>
      </w:r>
    </w:p>
    <w:p w:rsidR="00BE559A" w:rsidRDefault="00BE559A" w:rsidP="00BE559A">
      <w:pPr>
        <w:jc w:val="center"/>
      </w:pPr>
      <w:r w:rsidRPr="005B1C2F">
        <w:rPr>
          <w:rFonts w:hint="eastAsia"/>
        </w:rPr>
        <w:t>图3-</w:t>
      </w:r>
      <w:r>
        <w:t>7</w:t>
      </w:r>
      <w:r w:rsidRPr="005B1C2F">
        <w:rPr>
          <w:rFonts w:hint="eastAsia"/>
        </w:rPr>
        <w:t xml:space="preserve"> </w:t>
      </w:r>
      <w:r w:rsidRPr="005B1C2F">
        <w:t>C</w:t>
      </w:r>
      <w:r w:rsidRPr="005B1C2F">
        <w:rPr>
          <w:rFonts w:hint="eastAsia"/>
        </w:rPr>
        <w:t>e</w:t>
      </w:r>
      <w:r w:rsidRPr="005B1C2F">
        <w:t>ll1</w:t>
      </w:r>
      <w:r w:rsidRPr="005B1C2F">
        <w:rPr>
          <w:rFonts w:hint="eastAsia"/>
        </w:rPr>
        <w:t>在不同温度下的</w:t>
      </w:r>
      <w:r w:rsidRPr="005B1C2F">
        <w:t>SOFC</w:t>
      </w:r>
      <w:r w:rsidRPr="005B1C2F">
        <w:rPr>
          <w:rFonts w:hint="eastAsia"/>
        </w:rPr>
        <w:t>模式的IV曲线</w:t>
      </w:r>
    </w:p>
    <w:p w:rsidR="00BE559A" w:rsidRPr="00861B86" w:rsidRDefault="00BE559A" w:rsidP="00BE559A">
      <w:r>
        <w:tab/>
      </w:r>
      <w:r>
        <w:rPr>
          <w:rFonts w:hint="eastAsia"/>
        </w:rPr>
        <w:t>图3-7所示为SOFC模式下的Cell</w:t>
      </w:r>
      <w:r>
        <w:t>1</w:t>
      </w:r>
      <w:r>
        <w:rPr>
          <w:rFonts w:hint="eastAsia"/>
        </w:rPr>
        <w:t>在不同温度下的IV曲线，三组曲线的电池开路电压（</w:t>
      </w:r>
      <w:r w:rsidRPr="00861B86">
        <w:t>Open Circuit Voltage</w:t>
      </w:r>
      <w:r>
        <w:rPr>
          <w:rFonts w:hint="eastAsia"/>
        </w:rPr>
        <w:t>，OCV）约在1.1左右，符合理论值，说明电解质致密性较为良好。由于该电池是电解质支撑性的电池，所以电解质层很厚，总电阻很大，导致电流密度很小。</w:t>
      </w:r>
    </w:p>
    <w:p w:rsidR="00BE559A" w:rsidRDefault="00BE559A" w:rsidP="00BE559A">
      <w:pPr>
        <w:jc w:val="center"/>
        <w:rPr>
          <w:sz w:val="24"/>
        </w:rPr>
      </w:pPr>
      <w:r>
        <w:rPr>
          <w:rFonts w:hint="eastAsia"/>
          <w:noProof/>
          <w:sz w:val="24"/>
        </w:rPr>
        <w:lastRenderedPageBreak/>
        <w:drawing>
          <wp:inline distT="0" distB="0" distL="0" distR="0">
            <wp:extent cx="2070885" cy="1594757"/>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阳极电池.emf"/>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3610" cy="1596855"/>
                    </a:xfrm>
                    <a:prstGeom prst="rect">
                      <a:avLst/>
                    </a:prstGeom>
                  </pic:spPr>
                </pic:pic>
              </a:graphicData>
            </a:graphic>
          </wp:inline>
        </w:drawing>
      </w:r>
    </w:p>
    <w:p w:rsidR="00BE559A" w:rsidRDefault="00BE559A" w:rsidP="00BE559A">
      <w:pPr>
        <w:jc w:val="center"/>
      </w:pPr>
      <w:r w:rsidRPr="005B1C2F">
        <w:rPr>
          <w:rFonts w:hint="eastAsia"/>
        </w:rPr>
        <w:t>图3-</w:t>
      </w:r>
      <w:r>
        <w:t>8</w:t>
      </w:r>
      <w:r w:rsidRPr="005B1C2F">
        <w:rPr>
          <w:rFonts w:hint="eastAsia"/>
        </w:rPr>
        <w:t xml:space="preserve"> </w:t>
      </w:r>
      <w:r w:rsidRPr="005B1C2F">
        <w:t>C</w:t>
      </w:r>
      <w:r w:rsidRPr="005B1C2F">
        <w:rPr>
          <w:rFonts w:hint="eastAsia"/>
        </w:rPr>
        <w:t>e</w:t>
      </w:r>
      <w:r w:rsidRPr="005B1C2F">
        <w:t>ll2</w:t>
      </w:r>
      <w:r w:rsidRPr="005B1C2F">
        <w:rPr>
          <w:rFonts w:hint="eastAsia"/>
        </w:rPr>
        <w:t>在不同温度下的</w:t>
      </w:r>
      <w:r w:rsidRPr="005B1C2F">
        <w:t>SOFC</w:t>
      </w:r>
      <w:r w:rsidRPr="005B1C2F">
        <w:rPr>
          <w:rFonts w:hint="eastAsia"/>
        </w:rPr>
        <w:t>模式的IV曲线</w:t>
      </w:r>
    </w:p>
    <w:p w:rsidR="00BE559A" w:rsidRDefault="00BE559A" w:rsidP="00BE559A">
      <w:pPr>
        <w:jc w:val="center"/>
      </w:pPr>
      <w:r>
        <w:rPr>
          <w:rFonts w:hint="eastAsia"/>
          <w:noProof/>
        </w:rPr>
        <w:drawing>
          <wp:inline distT="0" distB="0" distL="0" distR="0">
            <wp:extent cx="2960077" cy="187740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阳极洞.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5555" cy="1880875"/>
                    </a:xfrm>
                    <a:prstGeom prst="rect">
                      <a:avLst/>
                    </a:prstGeom>
                  </pic:spPr>
                </pic:pic>
              </a:graphicData>
            </a:graphic>
          </wp:inline>
        </w:drawing>
      </w:r>
    </w:p>
    <w:p w:rsidR="00BE559A" w:rsidRDefault="00BE559A" w:rsidP="00BE559A">
      <w:pPr>
        <w:jc w:val="center"/>
      </w:pPr>
      <w:r>
        <w:rPr>
          <w:rFonts w:hint="eastAsia"/>
        </w:rPr>
        <w:t>图3-9 打磨掉氧气极的Cell</w:t>
      </w:r>
      <w:r>
        <w:t>2</w:t>
      </w:r>
    </w:p>
    <w:p w:rsidR="00BE559A" w:rsidRDefault="00BE559A" w:rsidP="00BE559A">
      <w:r>
        <w:tab/>
      </w:r>
      <w:r>
        <w:rPr>
          <w:rFonts w:hint="eastAsia"/>
        </w:rPr>
        <w:t>图3-8所示为SOFC模式下的Ce</w:t>
      </w:r>
      <w:r>
        <w:t>ll2</w:t>
      </w:r>
      <w:r>
        <w:rPr>
          <w:rFonts w:hint="eastAsia"/>
        </w:rPr>
        <w:t>在不同的温度下的IV曲线，800℃、750℃、700℃下三组</w:t>
      </w:r>
      <w:r>
        <w:t>IV</w:t>
      </w:r>
      <w:r>
        <w:rPr>
          <w:rFonts w:hint="eastAsia"/>
        </w:rPr>
        <w:t>曲线的电池开路电压（OCV）分别为0.889V、0.757、0.692，已经偏离了理论值，怀疑由于燃料极支撑性电池的电解质层太薄可能出现电解质不密封导致的。在该组实验结束后，取下电池，将电池的氧气极打磨掉，如图3-9所示。观察电解质层表面出现一个细小漏洞如图中红圈所示，并用红墨水滴在燃料极上，观察到在漏洞中有红墨水渗透进。该电池为燃料极支撑性电池，极薄的电解质层使得电池的总电阻非常小，使得电流密度相对于电解质支撑性的电池（Cell</w:t>
      </w:r>
      <w:r>
        <w:t>1</w:t>
      </w:r>
      <w:r>
        <w:rPr>
          <w:rFonts w:hint="eastAsia"/>
        </w:rPr>
        <w:t>、Ce</w:t>
      </w:r>
      <w:r>
        <w:t>ll3</w:t>
      </w:r>
      <w:r>
        <w:rPr>
          <w:rFonts w:hint="eastAsia"/>
        </w:rPr>
        <w:t>）大很多。</w:t>
      </w:r>
    </w:p>
    <w:p w:rsidR="00BE559A" w:rsidRDefault="00BE559A" w:rsidP="00BE559A">
      <w:pPr>
        <w:rPr>
          <w:noProof/>
        </w:rPr>
      </w:pPr>
    </w:p>
    <w:p w:rsidR="00BE559A" w:rsidRDefault="00BE559A" w:rsidP="00BE559A">
      <w:pPr>
        <w:jc w:val="center"/>
        <w:rPr>
          <w:sz w:val="24"/>
        </w:rPr>
      </w:pPr>
      <w:r>
        <w:rPr>
          <w:noProof/>
          <w:sz w:val="24"/>
        </w:rPr>
        <w:lastRenderedPageBreak/>
        <w:drawing>
          <wp:inline distT="0" distB="0" distL="0" distR="0">
            <wp:extent cx="1905265" cy="14750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sm电池.emf"/>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14026" cy="1481797"/>
                    </a:xfrm>
                    <a:prstGeom prst="rect">
                      <a:avLst/>
                    </a:prstGeom>
                  </pic:spPr>
                </pic:pic>
              </a:graphicData>
            </a:graphic>
          </wp:inline>
        </w:drawing>
      </w:r>
    </w:p>
    <w:p w:rsidR="00BE559A" w:rsidRDefault="00BE559A" w:rsidP="00BE559A">
      <w:pPr>
        <w:jc w:val="center"/>
      </w:pPr>
      <w:r w:rsidRPr="005B1C2F">
        <w:rPr>
          <w:rFonts w:hint="eastAsia"/>
        </w:rPr>
        <w:t>图3-</w:t>
      </w:r>
      <w:r>
        <w:t>10</w:t>
      </w:r>
      <w:r w:rsidRPr="005B1C2F">
        <w:rPr>
          <w:rFonts w:hint="eastAsia"/>
        </w:rPr>
        <w:t xml:space="preserve"> </w:t>
      </w:r>
      <w:r w:rsidRPr="005B1C2F">
        <w:t>C</w:t>
      </w:r>
      <w:r w:rsidRPr="005B1C2F">
        <w:rPr>
          <w:rFonts w:hint="eastAsia"/>
        </w:rPr>
        <w:t>e</w:t>
      </w:r>
      <w:r w:rsidRPr="005B1C2F">
        <w:t>ll3</w:t>
      </w:r>
      <w:r w:rsidRPr="005B1C2F">
        <w:rPr>
          <w:rFonts w:hint="eastAsia"/>
        </w:rPr>
        <w:t>在不同温度下的</w:t>
      </w:r>
      <w:r w:rsidRPr="005B1C2F">
        <w:t>SOFC</w:t>
      </w:r>
      <w:r w:rsidRPr="005B1C2F">
        <w:rPr>
          <w:rFonts w:hint="eastAsia"/>
        </w:rPr>
        <w:t>模式的IV曲线</w:t>
      </w:r>
    </w:p>
    <w:p w:rsidR="00BE559A" w:rsidRDefault="00BE559A" w:rsidP="00BE559A">
      <w:r>
        <w:tab/>
      </w:r>
      <w:r>
        <w:rPr>
          <w:rFonts w:hint="eastAsia"/>
        </w:rPr>
        <w:t>如图3-9所示，Cell</w:t>
      </w:r>
      <w:r>
        <w:t>3</w:t>
      </w:r>
      <w:r>
        <w:rPr>
          <w:rFonts w:hint="eastAsia"/>
        </w:rPr>
        <w:t>在不同温度下的SOFC模式的IV曲线，电压随电流增大而降低，且曲线近乎呈现出直线，三个温度下的开路电压都在1.05V左右，符合理论值，表明该电池的</w:t>
      </w:r>
      <w:proofErr w:type="gramStart"/>
      <w:r>
        <w:rPr>
          <w:rFonts w:hint="eastAsia"/>
        </w:rPr>
        <w:t>电解质层很致密</w:t>
      </w:r>
      <w:proofErr w:type="gramEnd"/>
      <w:r>
        <w:rPr>
          <w:rFonts w:hint="eastAsia"/>
        </w:rPr>
        <w:t>。但是因为电解质层的厚度太厚，总阻抗非常大，导致和Cell</w:t>
      </w:r>
      <w:r>
        <w:t>1</w:t>
      </w:r>
      <w:r>
        <w:rPr>
          <w:rFonts w:hint="eastAsia"/>
        </w:rPr>
        <w:t>一样出现电流密度非常小的情况。</w:t>
      </w:r>
    </w:p>
    <w:p w:rsidR="00BE559A" w:rsidRPr="005B1C2F" w:rsidRDefault="00BE559A" w:rsidP="00BE559A">
      <w:pPr>
        <w:rPr>
          <w:b/>
          <w:sz w:val="24"/>
        </w:rPr>
      </w:pPr>
      <w:r w:rsidRPr="005B1C2F">
        <w:rPr>
          <w:rFonts w:hint="eastAsia"/>
          <w:b/>
          <w:sz w:val="24"/>
        </w:rPr>
        <w:t>3.3</w:t>
      </w:r>
      <w:r w:rsidRPr="005B1C2F">
        <w:rPr>
          <w:b/>
          <w:sz w:val="24"/>
        </w:rPr>
        <w:t xml:space="preserve"> SOFC</w:t>
      </w:r>
      <w:r w:rsidRPr="005B1C2F">
        <w:rPr>
          <w:rFonts w:hint="eastAsia"/>
          <w:b/>
          <w:sz w:val="24"/>
        </w:rPr>
        <w:t>模式下</w:t>
      </w:r>
      <w:r w:rsidRPr="005B1C2F">
        <w:rPr>
          <w:b/>
          <w:sz w:val="24"/>
        </w:rPr>
        <w:t>I-P</w:t>
      </w:r>
      <w:r w:rsidRPr="005B1C2F">
        <w:rPr>
          <w:rFonts w:hint="eastAsia"/>
          <w:b/>
          <w:sz w:val="24"/>
        </w:rPr>
        <w:t>曲线</w:t>
      </w:r>
      <w:r w:rsidRPr="005B1C2F">
        <w:rPr>
          <w:b/>
          <w:sz w:val="24"/>
        </w:rPr>
        <w:t xml:space="preserve"> </w:t>
      </w:r>
    </w:p>
    <w:p w:rsidR="00BE559A" w:rsidRDefault="00BE559A" w:rsidP="00BE559A">
      <w:pPr>
        <w:jc w:val="center"/>
        <w:rPr>
          <w:sz w:val="24"/>
        </w:rPr>
      </w:pPr>
      <w:r>
        <w:rPr>
          <w:rFonts w:hint="eastAsia"/>
          <w:noProof/>
          <w:sz w:val="24"/>
        </w:rPr>
        <w:drawing>
          <wp:inline distT="0" distB="0" distL="0" distR="0">
            <wp:extent cx="2501900" cy="194019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cf功率.emf"/>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15146" cy="1950464"/>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1</w:t>
      </w:r>
      <w:r w:rsidRPr="005B1C2F">
        <w:rPr>
          <w:rFonts w:hint="eastAsia"/>
        </w:rPr>
        <w:t xml:space="preserve"> </w:t>
      </w:r>
      <w:r w:rsidRPr="005B1C2F">
        <w:t>C</w:t>
      </w:r>
      <w:r w:rsidRPr="005B1C2F">
        <w:rPr>
          <w:rFonts w:hint="eastAsia"/>
        </w:rPr>
        <w:t>e</w:t>
      </w:r>
      <w:r w:rsidRPr="005B1C2F">
        <w:t>ll1</w:t>
      </w:r>
      <w:r w:rsidRPr="005B1C2F">
        <w:rPr>
          <w:rFonts w:hint="eastAsia"/>
        </w:rPr>
        <w:t>在不同温度下的</w:t>
      </w:r>
      <w:r w:rsidRPr="005B1C2F">
        <w:t>SOFC</w:t>
      </w:r>
      <w:r w:rsidRPr="005B1C2F">
        <w:rPr>
          <w:rFonts w:hint="eastAsia"/>
        </w:rPr>
        <w:t>模式的</w:t>
      </w:r>
      <w:r w:rsidRPr="005B1C2F">
        <w:t>I-P</w:t>
      </w:r>
      <w:r w:rsidRPr="005B1C2F">
        <w:rPr>
          <w:rFonts w:hint="eastAsia"/>
        </w:rPr>
        <w:t>曲线</w:t>
      </w:r>
    </w:p>
    <w:p w:rsidR="00BE559A" w:rsidRDefault="00BE559A" w:rsidP="00BE559A">
      <w:pPr>
        <w:jc w:val="center"/>
        <w:rPr>
          <w:sz w:val="24"/>
        </w:rPr>
      </w:pPr>
      <w:r>
        <w:rPr>
          <w:rFonts w:hint="eastAsia"/>
          <w:noProof/>
          <w:sz w:val="24"/>
        </w:rPr>
        <w:drawing>
          <wp:inline distT="0" distB="0" distL="0" distR="0">
            <wp:extent cx="2575614" cy="200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阳极功率.emf"/>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80840" cy="2010672"/>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2</w:t>
      </w:r>
      <w:r w:rsidRPr="005B1C2F">
        <w:rPr>
          <w:rFonts w:hint="eastAsia"/>
        </w:rPr>
        <w:t xml:space="preserve"> </w:t>
      </w:r>
      <w:r w:rsidRPr="005B1C2F">
        <w:t>C</w:t>
      </w:r>
      <w:r w:rsidRPr="005B1C2F">
        <w:rPr>
          <w:rFonts w:hint="eastAsia"/>
        </w:rPr>
        <w:t>e</w:t>
      </w:r>
      <w:r w:rsidRPr="005B1C2F">
        <w:t>ll2</w:t>
      </w:r>
      <w:r w:rsidRPr="005B1C2F">
        <w:rPr>
          <w:rFonts w:hint="eastAsia"/>
        </w:rPr>
        <w:t>在不同温度下的</w:t>
      </w:r>
      <w:r w:rsidRPr="005B1C2F">
        <w:t>SOFC</w:t>
      </w:r>
      <w:r w:rsidRPr="005B1C2F">
        <w:rPr>
          <w:rFonts w:hint="eastAsia"/>
        </w:rPr>
        <w:t>模式的</w:t>
      </w:r>
      <w:r w:rsidRPr="005B1C2F">
        <w:t>I-P</w:t>
      </w:r>
      <w:r w:rsidRPr="005B1C2F">
        <w:rPr>
          <w:rFonts w:hint="eastAsia"/>
        </w:rPr>
        <w:t>曲线</w:t>
      </w:r>
    </w:p>
    <w:p w:rsidR="00BE559A" w:rsidRDefault="00BE559A" w:rsidP="00BE559A">
      <w:pPr>
        <w:jc w:val="center"/>
        <w:rPr>
          <w:sz w:val="24"/>
        </w:rPr>
      </w:pPr>
      <w:r>
        <w:rPr>
          <w:rFonts w:hint="eastAsia"/>
          <w:noProof/>
          <w:sz w:val="24"/>
        </w:rPr>
        <w:lastRenderedPageBreak/>
        <w:drawing>
          <wp:inline distT="0" distB="0" distL="0" distR="0">
            <wp:extent cx="2495550" cy="19317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m功率.emf"/>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03666" cy="1938027"/>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3</w:t>
      </w:r>
      <w:r w:rsidRPr="005B1C2F">
        <w:rPr>
          <w:rFonts w:hint="eastAsia"/>
        </w:rPr>
        <w:t xml:space="preserve"> </w:t>
      </w:r>
      <w:r w:rsidRPr="005B1C2F">
        <w:t>C</w:t>
      </w:r>
      <w:r w:rsidRPr="005B1C2F">
        <w:rPr>
          <w:rFonts w:hint="eastAsia"/>
        </w:rPr>
        <w:t>e</w:t>
      </w:r>
      <w:r w:rsidRPr="005B1C2F">
        <w:t>ll3</w:t>
      </w:r>
      <w:r w:rsidRPr="005B1C2F">
        <w:rPr>
          <w:rFonts w:hint="eastAsia"/>
        </w:rPr>
        <w:t>在不同温度下的</w:t>
      </w:r>
      <w:r w:rsidRPr="005B1C2F">
        <w:t>SOFC</w:t>
      </w:r>
      <w:r w:rsidRPr="005B1C2F">
        <w:rPr>
          <w:rFonts w:hint="eastAsia"/>
        </w:rPr>
        <w:t>模式的</w:t>
      </w:r>
      <w:r w:rsidRPr="005B1C2F">
        <w:t>I-P</w:t>
      </w:r>
      <w:r w:rsidRPr="005B1C2F">
        <w:rPr>
          <w:rFonts w:hint="eastAsia"/>
        </w:rPr>
        <w:t>曲线</w:t>
      </w:r>
    </w:p>
    <w:p w:rsidR="00BE559A" w:rsidRPr="00751E7D" w:rsidRDefault="00BE559A" w:rsidP="00BE559A">
      <w:r>
        <w:tab/>
      </w:r>
      <w:r>
        <w:rPr>
          <w:rFonts w:hint="eastAsia"/>
        </w:rPr>
        <w:t>Cell1、Cell</w:t>
      </w:r>
      <w:r>
        <w:t>2</w:t>
      </w:r>
      <w:r>
        <w:rPr>
          <w:rFonts w:hint="eastAsia"/>
        </w:rPr>
        <w:t>、Cell3代表的LS</w:t>
      </w:r>
      <w:r>
        <w:t>CF</w:t>
      </w:r>
      <w:r>
        <w:rPr>
          <w:rFonts w:hint="eastAsia"/>
        </w:rPr>
        <w:t>为氧气</w:t>
      </w:r>
      <w:proofErr w:type="gramStart"/>
      <w:r>
        <w:rPr>
          <w:rFonts w:hint="eastAsia"/>
        </w:rPr>
        <w:t>极</w:t>
      </w:r>
      <w:proofErr w:type="gramEnd"/>
      <w:r>
        <w:rPr>
          <w:rFonts w:hint="eastAsia"/>
        </w:rPr>
        <w:t>电解质支撑性S</w:t>
      </w:r>
      <w:r>
        <w:t>OC</w:t>
      </w:r>
      <w:r>
        <w:rPr>
          <w:rFonts w:hint="eastAsia"/>
        </w:rPr>
        <w:t>、LSM为氧气</w:t>
      </w:r>
      <w:proofErr w:type="gramStart"/>
      <w:r>
        <w:rPr>
          <w:rFonts w:hint="eastAsia"/>
        </w:rPr>
        <w:t>极</w:t>
      </w:r>
      <w:proofErr w:type="gramEnd"/>
      <w:r>
        <w:rPr>
          <w:rFonts w:hint="eastAsia"/>
        </w:rPr>
        <w:t>燃料极支撑性SOC和LSM为氧气</w:t>
      </w:r>
      <w:proofErr w:type="gramStart"/>
      <w:r>
        <w:rPr>
          <w:rFonts w:hint="eastAsia"/>
        </w:rPr>
        <w:t>极</w:t>
      </w:r>
      <w:proofErr w:type="gramEnd"/>
      <w:r>
        <w:rPr>
          <w:rFonts w:hint="eastAsia"/>
        </w:rPr>
        <w:t>电解质支撑性S</w:t>
      </w:r>
      <w:r>
        <w:t>OC</w:t>
      </w:r>
      <w:r>
        <w:rPr>
          <w:rFonts w:hint="eastAsia"/>
        </w:rPr>
        <w:t>在不同温度下的I-P曲线如图3-11、图3-12、图3-13所示。从电池的三组不同温度的I-P曲线来看，随着温度的升高，功率的最大值会越大，并且最大功率所在的电流密度的值也会相应地增加，三组电池在800℃时，电功率为最大。在</w:t>
      </w:r>
      <w:r>
        <w:t>800</w:t>
      </w:r>
      <w:r>
        <w:rPr>
          <w:rFonts w:hint="eastAsia"/>
        </w:rPr>
        <w:t>℃时，Cell</w:t>
      </w:r>
      <w:r>
        <w:t>1</w:t>
      </w:r>
      <w:r>
        <w:rPr>
          <w:rFonts w:hint="eastAsia"/>
        </w:rPr>
        <w:t>在电流密度为4.45</w:t>
      </w:r>
      <w:r>
        <w:t>mA</w:t>
      </w:r>
      <w:r>
        <w:rPr>
          <w:rFonts w:hint="eastAsia"/>
        </w:rPr>
        <w:t>·cm</w:t>
      </w:r>
      <w:r w:rsidRPr="00751E7D">
        <w:rPr>
          <w:rFonts w:hint="eastAsia"/>
          <w:vertAlign w:val="superscript"/>
        </w:rPr>
        <w:t>-2</w:t>
      </w:r>
      <w:r>
        <w:rPr>
          <w:rFonts w:hint="eastAsia"/>
        </w:rPr>
        <w:t>时得到最大功率2.23</w:t>
      </w:r>
      <w:r>
        <w:t>mW</w:t>
      </w:r>
      <w:r>
        <w:rPr>
          <w:rFonts w:hint="eastAsia"/>
        </w:rPr>
        <w:t>·</w:t>
      </w:r>
      <w:r>
        <w:t>cm</w:t>
      </w:r>
      <w:r w:rsidRPr="00751E7D">
        <w:rPr>
          <w:vertAlign w:val="superscript"/>
        </w:rPr>
        <w:t>-2</w:t>
      </w:r>
      <w:r>
        <w:rPr>
          <w:rFonts w:hint="eastAsia"/>
        </w:rPr>
        <w:t>，Cell</w:t>
      </w:r>
      <w:r>
        <w:t>2</w:t>
      </w:r>
      <w:r>
        <w:rPr>
          <w:rFonts w:hint="eastAsia"/>
        </w:rPr>
        <w:t>在电流密度为</w:t>
      </w:r>
      <w:r>
        <w:t>43.4mA</w:t>
      </w:r>
      <w:r>
        <w:rPr>
          <w:rFonts w:hint="eastAsia"/>
        </w:rPr>
        <w:t>·cm</w:t>
      </w:r>
      <w:r w:rsidRPr="00751E7D">
        <w:rPr>
          <w:rFonts w:hint="eastAsia"/>
          <w:vertAlign w:val="superscript"/>
        </w:rPr>
        <w:t>-2</w:t>
      </w:r>
      <w:r>
        <w:rPr>
          <w:rFonts w:hint="eastAsia"/>
        </w:rPr>
        <w:t>时得到最大功率</w:t>
      </w:r>
      <w:r>
        <w:t>20.9mW</w:t>
      </w:r>
      <w:r>
        <w:rPr>
          <w:rFonts w:hint="eastAsia"/>
        </w:rPr>
        <w:t>·</w:t>
      </w:r>
      <w:r>
        <w:t>cm</w:t>
      </w:r>
      <w:r w:rsidRPr="00751E7D">
        <w:rPr>
          <w:vertAlign w:val="superscript"/>
        </w:rPr>
        <w:t>-2</w:t>
      </w:r>
      <w:r>
        <w:rPr>
          <w:rFonts w:hint="eastAsia"/>
        </w:rPr>
        <w:t>，Cell</w:t>
      </w:r>
      <w:r>
        <w:t>3</w:t>
      </w:r>
      <w:r>
        <w:rPr>
          <w:rFonts w:hint="eastAsia"/>
        </w:rPr>
        <w:t>在电流密度为</w:t>
      </w:r>
      <w:r>
        <w:t>3.17mA</w:t>
      </w:r>
      <w:r>
        <w:rPr>
          <w:rFonts w:hint="eastAsia"/>
        </w:rPr>
        <w:t>·cm</w:t>
      </w:r>
      <w:r w:rsidRPr="00751E7D">
        <w:rPr>
          <w:rFonts w:hint="eastAsia"/>
          <w:vertAlign w:val="superscript"/>
        </w:rPr>
        <w:t>-2</w:t>
      </w:r>
      <w:r>
        <w:rPr>
          <w:rFonts w:hint="eastAsia"/>
        </w:rPr>
        <w:t>时得到最大功率</w:t>
      </w:r>
      <w:r>
        <w:t>1.57mW</w:t>
      </w:r>
      <w:r>
        <w:rPr>
          <w:rFonts w:hint="eastAsia"/>
        </w:rPr>
        <w:t>·</w:t>
      </w:r>
      <w:r>
        <w:t>cm</w:t>
      </w:r>
      <w:r w:rsidRPr="00751E7D">
        <w:rPr>
          <w:vertAlign w:val="superscript"/>
        </w:rPr>
        <w:t>-2</w:t>
      </w:r>
      <w:r>
        <w:rPr>
          <w:rFonts w:hint="eastAsia"/>
        </w:rPr>
        <w:t>，Cell</w:t>
      </w:r>
      <w:r>
        <w:t>1</w:t>
      </w:r>
      <w:r>
        <w:rPr>
          <w:rFonts w:hint="eastAsia"/>
        </w:rPr>
        <w:t>、Cell</w:t>
      </w:r>
      <w:r>
        <w:t>3</w:t>
      </w:r>
      <w:r>
        <w:rPr>
          <w:rFonts w:hint="eastAsia"/>
        </w:rPr>
        <w:t>均是电解质支撑性电池，电阻大，在SOFC放出小电流密度的情况下就达到了最大功率，而Cell2的电阻小，所以测得的功率最大值要远大于Cell</w:t>
      </w:r>
      <w:r>
        <w:t>1</w:t>
      </w:r>
      <w:r>
        <w:rPr>
          <w:rFonts w:hint="eastAsia"/>
        </w:rPr>
        <w:t>和Cell</w:t>
      </w:r>
      <w:r>
        <w:t>3</w:t>
      </w:r>
      <w:r>
        <w:rPr>
          <w:rFonts w:hint="eastAsia"/>
        </w:rPr>
        <w:t>电池的最大功率。</w:t>
      </w:r>
    </w:p>
    <w:p w:rsidR="00BE559A" w:rsidRDefault="00BE559A" w:rsidP="00BE559A">
      <w:pPr>
        <w:rPr>
          <w:b/>
          <w:sz w:val="24"/>
        </w:rPr>
      </w:pPr>
      <w:r w:rsidRPr="00751E7D">
        <w:rPr>
          <w:b/>
          <w:sz w:val="24"/>
        </w:rPr>
        <w:t>3.4 SOEC</w:t>
      </w:r>
      <w:r w:rsidRPr="00751E7D">
        <w:rPr>
          <w:rFonts w:hint="eastAsia"/>
          <w:b/>
          <w:sz w:val="24"/>
        </w:rPr>
        <w:t>模式下的I</w:t>
      </w:r>
      <w:r w:rsidRPr="00751E7D">
        <w:rPr>
          <w:b/>
          <w:sz w:val="24"/>
        </w:rPr>
        <w:t>-</w:t>
      </w:r>
      <w:r w:rsidRPr="00751E7D">
        <w:rPr>
          <w:rFonts w:hint="eastAsia"/>
          <w:b/>
          <w:sz w:val="24"/>
        </w:rPr>
        <w:t>V曲线</w:t>
      </w:r>
    </w:p>
    <w:p w:rsidR="00BE559A" w:rsidRPr="005E752D" w:rsidRDefault="00BE559A" w:rsidP="00BE559A">
      <w:r>
        <w:rPr>
          <w:b/>
          <w:sz w:val="24"/>
        </w:rPr>
        <w:tab/>
      </w:r>
      <w:r w:rsidRPr="00531688">
        <w:t>SOEC</w:t>
      </w:r>
      <w:r>
        <w:rPr>
          <w:rFonts w:hint="eastAsia"/>
        </w:rPr>
        <w:t>模式是SOFC模式的逆向模式，两个模式下的I</w:t>
      </w:r>
      <w:r>
        <w:t>-</w:t>
      </w:r>
      <w:r>
        <w:rPr>
          <w:rFonts w:hint="eastAsia"/>
        </w:rPr>
        <w:t>V曲线图呈现出一定的对称性。SOF</w:t>
      </w:r>
      <w:r>
        <w:t>C</w:t>
      </w:r>
      <w:r>
        <w:rPr>
          <w:rFonts w:hint="eastAsia"/>
        </w:rPr>
        <w:t>模式下电流为正值而在SOEC模式下电流为负值，为了便于作图比较，在SOEC的IV曲线中，将负值的电流转为正值电流</w:t>
      </w:r>
      <w:proofErr w:type="gramStart"/>
      <w:r>
        <w:rPr>
          <w:rFonts w:hint="eastAsia"/>
        </w:rPr>
        <w:t>来作</w:t>
      </w:r>
      <w:proofErr w:type="gramEnd"/>
      <w:r>
        <w:rPr>
          <w:rFonts w:hint="eastAsia"/>
        </w:rPr>
        <w:t>图（下同）。测试时燃料</w:t>
      </w:r>
      <w:proofErr w:type="gramStart"/>
      <w:r>
        <w:rPr>
          <w:rFonts w:hint="eastAsia"/>
        </w:rPr>
        <w:t>极</w:t>
      </w:r>
      <w:proofErr w:type="gramEnd"/>
      <w:r>
        <w:rPr>
          <w:rFonts w:hint="eastAsia"/>
        </w:rPr>
        <w:t>电极为H</w:t>
      </w:r>
      <w:r w:rsidRPr="005E752D">
        <w:rPr>
          <w:rFonts w:hint="eastAsia"/>
          <w:vertAlign w:val="subscript"/>
        </w:rPr>
        <w:t>2</w:t>
      </w:r>
      <w:r>
        <w:rPr>
          <w:rFonts w:hint="eastAsia"/>
        </w:rPr>
        <w:t>（35</w:t>
      </w:r>
      <w:r>
        <w:t>sccm</w:t>
      </w:r>
      <w:r>
        <w:rPr>
          <w:rFonts w:hint="eastAsia"/>
        </w:rPr>
        <w:t>）+</w:t>
      </w:r>
      <w:r>
        <w:t>N</w:t>
      </w:r>
      <w:r w:rsidRPr="005E752D">
        <w:rPr>
          <w:vertAlign w:val="subscript"/>
        </w:rPr>
        <w:t>2</w:t>
      </w:r>
      <w:r>
        <w:rPr>
          <w:rFonts w:hint="eastAsia"/>
        </w:rPr>
        <w:t>（20s</w:t>
      </w:r>
      <w:r>
        <w:t>ccm</w:t>
      </w:r>
      <w:r>
        <w:rPr>
          <w:rFonts w:hint="eastAsia"/>
        </w:rPr>
        <w:t>）+CO</w:t>
      </w:r>
      <w:r w:rsidRPr="005E752D">
        <w:rPr>
          <w:rFonts w:hint="eastAsia"/>
          <w:vertAlign w:val="subscript"/>
        </w:rPr>
        <w:t>2</w:t>
      </w:r>
      <w:r>
        <w:rPr>
          <w:rFonts w:hint="eastAsia"/>
        </w:rPr>
        <w:t>（60sccm）+</w:t>
      </w:r>
      <w:r>
        <w:t>3</w:t>
      </w:r>
      <w:r>
        <w:rPr>
          <w:rFonts w:hint="eastAsia"/>
        </w:rPr>
        <w:t>v</w:t>
      </w:r>
      <w:r>
        <w:t>ol.%</w:t>
      </w:r>
      <w:r>
        <w:rPr>
          <w:rFonts w:hint="eastAsia"/>
        </w:rPr>
        <w:t>水蒸气，氧气极连接空气。</w:t>
      </w:r>
    </w:p>
    <w:p w:rsidR="00BE559A" w:rsidRDefault="00BE559A" w:rsidP="00BE559A">
      <w:r>
        <w:rPr>
          <w:b/>
          <w:sz w:val="24"/>
        </w:rPr>
        <w:tab/>
      </w:r>
      <w:r w:rsidRPr="00B112F3">
        <w:rPr>
          <w:rFonts w:hint="eastAsia"/>
        </w:rPr>
        <w:t>对于</w:t>
      </w:r>
      <w:r>
        <w:rPr>
          <w:rFonts w:hint="eastAsia"/>
        </w:rPr>
        <w:t>SOEC模式下电解CO2生成</w:t>
      </w:r>
      <w:r>
        <w:t>CO</w:t>
      </w:r>
      <w:r>
        <w:rPr>
          <w:rFonts w:hint="eastAsia"/>
        </w:rPr>
        <w:t>的速率可以通过法拉第公式定量计算得到，计算的公式如下：</w:t>
      </w:r>
    </w:p>
    <w:p w:rsidR="00BE559A" w:rsidRDefault="00D04473" w:rsidP="00BE559A">
      <m:oMathPara>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m:rPr>
              <m:sty m:val="p"/>
            </m:rPr>
            <w:rPr>
              <w:rFonts w:ascii="Cambria Math" w:hAnsi="Cambria Math"/>
            </w:rPr>
            <m:t>=</m:t>
          </m:r>
          <m:f>
            <m:fPr>
              <m:ctrlPr>
                <w:rPr>
                  <w:rFonts w:ascii="Cambria Math" w:hAnsi="Cambria Math"/>
                </w:rPr>
              </m:ctrlPr>
            </m:fPr>
            <m:num>
              <m:r>
                <w:rPr>
                  <w:rFonts w:ascii="Cambria Math" w:hAnsi="Cambria Math"/>
                </w:rPr>
                <m:t>I</m:t>
              </m:r>
            </m:num>
            <m:den>
              <m:r>
                <w:rPr>
                  <w:rFonts w:ascii="Cambria Math" w:hAnsi="Cambria Math"/>
                </w:rPr>
                <m:t>2F</m:t>
              </m:r>
            </m:den>
          </m:f>
          <m:r>
            <w:rPr>
              <w:rFonts w:ascii="Cambria Math" w:hAnsi="Cambria Math"/>
            </w:rPr>
            <m:t>=</m:t>
          </m:r>
          <m:f>
            <m:fPr>
              <m:ctrlPr>
                <w:rPr>
                  <w:rFonts w:ascii="Cambria Math" w:hAnsi="Cambria Math"/>
                  <w:i/>
                </w:rPr>
              </m:ctrlPr>
            </m:fPr>
            <m:num>
              <m:r>
                <w:rPr>
                  <w:rFonts w:ascii="Cambria Math" w:hAnsi="Cambria Math"/>
                </w:rPr>
                <m:t>I*22.4*1000*3600</m:t>
              </m:r>
            </m:num>
            <m:den>
              <m:r>
                <w:rPr>
                  <w:rFonts w:ascii="Cambria Math" w:hAnsi="Cambria Math"/>
                </w:rPr>
                <m:t>2*96485</m:t>
              </m:r>
            </m:den>
          </m:f>
          <m:r>
            <w:rPr>
              <w:rFonts w:ascii="Cambria Math" w:hAnsi="Cambria Math"/>
            </w:rPr>
            <m:t>=I*418(mL</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rsidR="00BE559A" w:rsidRDefault="00BE559A" w:rsidP="00BE559A">
      <w:pPr>
        <w:jc w:val="center"/>
        <w:rPr>
          <w:sz w:val="24"/>
        </w:rPr>
      </w:pPr>
      <w:r>
        <w:rPr>
          <w:rFonts w:hint="eastAsia"/>
          <w:noProof/>
          <w:sz w:val="24"/>
        </w:rPr>
        <w:drawing>
          <wp:inline distT="0" distB="0" distL="0" distR="0">
            <wp:extent cx="2590800" cy="2031305"/>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scf电解池.emf"/>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12200" cy="2048084"/>
                    </a:xfrm>
                    <a:prstGeom prst="rect">
                      <a:avLst/>
                    </a:prstGeom>
                  </pic:spPr>
                </pic:pic>
              </a:graphicData>
            </a:graphic>
          </wp:inline>
        </w:drawing>
      </w:r>
    </w:p>
    <w:p w:rsidR="00BE559A" w:rsidRDefault="00BE559A" w:rsidP="00BE559A">
      <w:pPr>
        <w:jc w:val="center"/>
        <w:rPr>
          <w:sz w:val="24"/>
        </w:rPr>
      </w:pPr>
      <w:r w:rsidRPr="005B1C2F">
        <w:rPr>
          <w:rFonts w:hint="eastAsia"/>
        </w:rPr>
        <w:t>图3-</w:t>
      </w:r>
      <w:r w:rsidRPr="005B1C2F">
        <w:t>1</w:t>
      </w:r>
      <w:r>
        <w:t>4</w:t>
      </w:r>
      <w:r w:rsidRPr="005B1C2F">
        <w:rPr>
          <w:rFonts w:hint="eastAsia"/>
        </w:rPr>
        <w:t xml:space="preserve"> </w:t>
      </w:r>
      <w:r w:rsidRPr="005B1C2F">
        <w:t>C</w:t>
      </w:r>
      <w:r w:rsidRPr="005B1C2F">
        <w:rPr>
          <w:rFonts w:hint="eastAsia"/>
        </w:rPr>
        <w:t>e</w:t>
      </w:r>
      <w:r w:rsidRPr="005B1C2F">
        <w:t>ll1</w:t>
      </w:r>
      <w:r w:rsidRPr="005B1C2F">
        <w:rPr>
          <w:rFonts w:hint="eastAsia"/>
        </w:rPr>
        <w:t>在不同温度下的</w:t>
      </w:r>
      <w:r w:rsidRPr="005B1C2F">
        <w:t>SOEC</w:t>
      </w:r>
      <w:r w:rsidRPr="005B1C2F">
        <w:rPr>
          <w:rFonts w:hint="eastAsia"/>
        </w:rPr>
        <w:t>模式的IV曲线</w:t>
      </w:r>
      <w:r>
        <w:rPr>
          <w:sz w:val="24"/>
        </w:rPr>
        <w:t xml:space="preserve"> </w:t>
      </w:r>
    </w:p>
    <w:p w:rsidR="00BE559A" w:rsidRPr="005B1C2F" w:rsidRDefault="00BE559A" w:rsidP="00BE559A">
      <w:pPr>
        <w:ind w:firstLine="420"/>
        <w:jc w:val="left"/>
      </w:pPr>
      <w:r>
        <w:rPr>
          <w:rFonts w:hint="eastAsia"/>
        </w:rPr>
        <w:t>图3-</w:t>
      </w:r>
      <w:r>
        <w:t>14</w:t>
      </w:r>
      <w:r>
        <w:rPr>
          <w:rFonts w:hint="eastAsia"/>
        </w:rPr>
        <w:t>所示为Cell</w:t>
      </w:r>
      <w:r>
        <w:t>1</w:t>
      </w:r>
      <w:r>
        <w:rPr>
          <w:rFonts w:hint="eastAsia"/>
        </w:rPr>
        <w:t>在SOEC模式下不同温度下的IV曲线，在相同的外加电压下，随着温度升高，电流密度增大。在1.3V的电压下800℃时电流密度为</w:t>
      </w:r>
      <w:r>
        <w:t>1.78</w:t>
      </w:r>
      <w:r>
        <w:rPr>
          <w:rFonts w:hint="eastAsia"/>
        </w:rPr>
        <w:t>m</w:t>
      </w:r>
      <w:r>
        <w:t>A</w:t>
      </w:r>
      <w:r>
        <w:rPr>
          <w:rFonts w:hint="eastAsia"/>
        </w:rPr>
        <w:t>·</w:t>
      </w:r>
      <w:r>
        <w:t>cm</w:t>
      </w:r>
      <w:r w:rsidRPr="001A712E">
        <w:rPr>
          <w:vertAlign w:val="superscript"/>
        </w:rPr>
        <w:t>-2</w:t>
      </w:r>
      <w:r>
        <w:rPr>
          <w:rFonts w:hint="eastAsia"/>
        </w:rPr>
        <w:t>，750℃时电流密度为</w:t>
      </w:r>
      <w:r>
        <w:t>0.82</w:t>
      </w:r>
      <w:r>
        <w:rPr>
          <w:rFonts w:hint="eastAsia"/>
        </w:rPr>
        <w:t>m</w:t>
      </w:r>
      <w:r>
        <w:t>A</w:t>
      </w:r>
      <w:r>
        <w:rPr>
          <w:rFonts w:hint="eastAsia"/>
        </w:rPr>
        <w:t>·</w:t>
      </w:r>
      <w:r>
        <w:t>cm</w:t>
      </w:r>
      <w:r w:rsidRPr="001A712E">
        <w:rPr>
          <w:vertAlign w:val="superscript"/>
        </w:rPr>
        <w:t>-2</w:t>
      </w:r>
      <w:r w:rsidRPr="001A712E">
        <w:rPr>
          <w:rFonts w:hint="eastAsia"/>
        </w:rPr>
        <w:t>，</w:t>
      </w:r>
      <w:r>
        <w:rPr>
          <w:rFonts w:hint="eastAsia"/>
        </w:rPr>
        <w:t>700℃时电流密度为</w:t>
      </w:r>
      <w:r>
        <w:t>0.49</w:t>
      </w:r>
      <w:r>
        <w:rPr>
          <w:rFonts w:hint="eastAsia"/>
        </w:rPr>
        <w:t>m</w:t>
      </w:r>
      <w:r>
        <w:t>A</w:t>
      </w:r>
      <w:r>
        <w:rPr>
          <w:rFonts w:hint="eastAsia"/>
        </w:rPr>
        <w:t>·</w:t>
      </w:r>
      <w:r>
        <w:t>cm</w:t>
      </w:r>
      <w:r w:rsidRPr="001A712E">
        <w:rPr>
          <w:vertAlign w:val="superscript"/>
        </w:rPr>
        <w:t>-2</w:t>
      </w:r>
      <w:r>
        <w:rPr>
          <w:rFonts w:hint="eastAsia"/>
        </w:rPr>
        <w:t>，分别对应的CO生成速率为0.7</w:t>
      </w:r>
      <w:r>
        <w:t>44</w:t>
      </w:r>
      <m:oMath>
        <m:r>
          <m:rPr>
            <m:sty m:val="p"/>
          </m:rPr>
          <w:rPr>
            <w:rFonts w:ascii="Cambria Math" w:hAnsi="Cambria Math" w:hint="eastAsia"/>
          </w:rPr>
          <m:t>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、0.</w:t>
      </w:r>
      <w:r>
        <w:t>342</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和0.</w:t>
      </w:r>
      <w:r>
        <w:t>204</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p>
    <w:p w:rsidR="00BE559A" w:rsidRDefault="00BE559A" w:rsidP="00BE559A">
      <w:pPr>
        <w:jc w:val="center"/>
        <w:rPr>
          <w:sz w:val="24"/>
        </w:rPr>
      </w:pPr>
      <w:r>
        <w:rPr>
          <w:rFonts w:hint="eastAsia"/>
          <w:noProof/>
          <w:sz w:val="24"/>
        </w:rPr>
        <w:drawing>
          <wp:inline distT="0" distB="0" distL="0" distR="0">
            <wp:extent cx="4023982" cy="31652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阳极电解池.emf"/>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48587" cy="3184585"/>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5</w:t>
      </w:r>
      <w:r w:rsidRPr="005B1C2F">
        <w:rPr>
          <w:rFonts w:hint="eastAsia"/>
        </w:rPr>
        <w:t xml:space="preserve"> </w:t>
      </w:r>
      <w:r w:rsidRPr="005B1C2F">
        <w:t>C</w:t>
      </w:r>
      <w:r w:rsidRPr="005B1C2F">
        <w:rPr>
          <w:rFonts w:hint="eastAsia"/>
        </w:rPr>
        <w:t>e</w:t>
      </w:r>
      <w:r w:rsidRPr="005B1C2F">
        <w:t>ll2</w:t>
      </w:r>
      <w:r w:rsidRPr="005B1C2F">
        <w:rPr>
          <w:rFonts w:hint="eastAsia"/>
        </w:rPr>
        <w:t>在不同温度下的</w:t>
      </w:r>
      <w:r w:rsidRPr="005B1C2F">
        <w:t>SOFC</w:t>
      </w:r>
      <w:r w:rsidRPr="005B1C2F">
        <w:rPr>
          <w:rFonts w:hint="eastAsia"/>
        </w:rPr>
        <w:t>模式的IV曲线</w:t>
      </w:r>
    </w:p>
    <w:p w:rsidR="00BE559A" w:rsidRPr="00034201" w:rsidRDefault="00BE559A" w:rsidP="00BE559A">
      <w:pPr>
        <w:ind w:firstLine="420"/>
        <w:jc w:val="left"/>
      </w:pPr>
      <w:r>
        <w:rPr>
          <w:rFonts w:hint="eastAsia"/>
        </w:rPr>
        <w:t>图3-</w:t>
      </w:r>
      <w:r>
        <w:t>15</w:t>
      </w:r>
      <w:r>
        <w:rPr>
          <w:rFonts w:hint="eastAsia"/>
        </w:rPr>
        <w:t>所示为Cell</w:t>
      </w:r>
      <w:r>
        <w:t>2</w:t>
      </w:r>
      <w:r>
        <w:rPr>
          <w:rFonts w:hint="eastAsia"/>
        </w:rPr>
        <w:t>在SOEC模式下不同温度下的IV曲线，在相同的外加电压下，随着温度升高，电流密度增大。在1.3V的电压下800℃时电流密度为</w:t>
      </w:r>
      <w:r>
        <w:t>114.2</w:t>
      </w:r>
      <w:r>
        <w:rPr>
          <w:rFonts w:hint="eastAsia"/>
        </w:rPr>
        <w:t>m</w:t>
      </w:r>
      <w:r>
        <w:t>A</w:t>
      </w:r>
      <w:r>
        <w:rPr>
          <w:rFonts w:hint="eastAsia"/>
        </w:rPr>
        <w:t>·</w:t>
      </w:r>
      <w:r>
        <w:t>cm</w:t>
      </w:r>
      <w:r w:rsidRPr="001A712E">
        <w:rPr>
          <w:vertAlign w:val="superscript"/>
        </w:rPr>
        <w:t>-2</w:t>
      </w:r>
      <w:r>
        <w:rPr>
          <w:rFonts w:hint="eastAsia"/>
        </w:rPr>
        <w:t>，750℃</w:t>
      </w:r>
      <w:r>
        <w:rPr>
          <w:rFonts w:hint="eastAsia"/>
        </w:rPr>
        <w:lastRenderedPageBreak/>
        <w:t>时电流密度为</w:t>
      </w:r>
      <w:r>
        <w:t>79.1</w:t>
      </w:r>
      <w:r>
        <w:rPr>
          <w:rFonts w:hint="eastAsia"/>
        </w:rPr>
        <w:t>m</w:t>
      </w:r>
      <w:r>
        <w:t>A</w:t>
      </w:r>
      <w:r>
        <w:rPr>
          <w:rFonts w:hint="eastAsia"/>
        </w:rPr>
        <w:t>·</w:t>
      </w:r>
      <w:r>
        <w:t>cm</w:t>
      </w:r>
      <w:r w:rsidRPr="001A712E">
        <w:rPr>
          <w:vertAlign w:val="superscript"/>
        </w:rPr>
        <w:t>-2</w:t>
      </w:r>
      <w:r w:rsidRPr="001A712E">
        <w:rPr>
          <w:rFonts w:hint="eastAsia"/>
        </w:rPr>
        <w:t>，</w:t>
      </w:r>
      <w:r>
        <w:rPr>
          <w:rFonts w:hint="eastAsia"/>
        </w:rPr>
        <w:t>700℃时电流密度为</w:t>
      </w:r>
      <w:r>
        <w:t>71.4</w:t>
      </w:r>
      <w:r>
        <w:rPr>
          <w:rFonts w:hint="eastAsia"/>
        </w:rPr>
        <w:t>m</w:t>
      </w:r>
      <w:r>
        <w:t>A</w:t>
      </w:r>
      <w:r>
        <w:rPr>
          <w:rFonts w:hint="eastAsia"/>
        </w:rPr>
        <w:t>·</w:t>
      </w:r>
      <w:r>
        <w:t>cm</w:t>
      </w:r>
      <w:r w:rsidRPr="001A712E">
        <w:rPr>
          <w:vertAlign w:val="superscript"/>
        </w:rPr>
        <w:t>-2</w:t>
      </w:r>
      <w:r>
        <w:rPr>
          <w:rFonts w:hint="eastAsia"/>
        </w:rPr>
        <w:t>，分别对应的CO生成速率为</w:t>
      </w:r>
      <w:r>
        <w:t>47.74</w:t>
      </w:r>
      <m:oMath>
        <m:r>
          <m:rPr>
            <m:sty m:val="p"/>
          </m:rPr>
          <w:rPr>
            <w:rFonts w:ascii="Cambria Math" w:hAnsi="Cambria Math" w:hint="eastAsia"/>
          </w:rPr>
          <m:t>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r>
        <w:t>33.06</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和</w:t>
      </w:r>
      <w:r>
        <w:t>29.85</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p>
    <w:p w:rsidR="00BE559A" w:rsidRDefault="00BE559A" w:rsidP="00BE559A">
      <w:pPr>
        <w:jc w:val="center"/>
        <w:rPr>
          <w:sz w:val="24"/>
        </w:rPr>
      </w:pPr>
      <w:r>
        <w:rPr>
          <w:rFonts w:hint="eastAsia"/>
          <w:noProof/>
          <w:sz w:val="24"/>
        </w:rPr>
        <w:drawing>
          <wp:inline distT="0" distB="0" distL="0" distR="0">
            <wp:extent cx="2192216" cy="169716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M电解池.emf"/>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15106" cy="1714887"/>
                    </a:xfrm>
                    <a:prstGeom prst="rect">
                      <a:avLst/>
                    </a:prstGeom>
                  </pic:spPr>
                </pic:pic>
              </a:graphicData>
            </a:graphic>
          </wp:inline>
        </w:drawing>
      </w:r>
    </w:p>
    <w:p w:rsidR="00BE559A" w:rsidRDefault="00BE559A" w:rsidP="00BE559A">
      <w:pPr>
        <w:jc w:val="center"/>
      </w:pPr>
      <w:r w:rsidRPr="005B1C2F">
        <w:rPr>
          <w:rFonts w:hint="eastAsia"/>
        </w:rPr>
        <w:t>图3-</w:t>
      </w:r>
      <w:r>
        <w:t>16</w:t>
      </w:r>
      <w:r w:rsidRPr="005B1C2F">
        <w:rPr>
          <w:rFonts w:hint="eastAsia"/>
        </w:rPr>
        <w:t xml:space="preserve"> </w:t>
      </w:r>
      <w:r w:rsidRPr="005B1C2F">
        <w:t>C</w:t>
      </w:r>
      <w:r w:rsidRPr="005B1C2F">
        <w:rPr>
          <w:rFonts w:hint="eastAsia"/>
        </w:rPr>
        <w:t>e</w:t>
      </w:r>
      <w:r w:rsidRPr="005B1C2F">
        <w:t>ll3</w:t>
      </w:r>
      <w:r w:rsidRPr="005B1C2F">
        <w:rPr>
          <w:rFonts w:hint="eastAsia"/>
        </w:rPr>
        <w:t>在不同温度下的</w:t>
      </w:r>
      <w:r w:rsidRPr="005B1C2F">
        <w:t>SOEC</w:t>
      </w:r>
      <w:r w:rsidRPr="005B1C2F">
        <w:rPr>
          <w:rFonts w:hint="eastAsia"/>
        </w:rPr>
        <w:t>模式的IV曲线</w:t>
      </w:r>
    </w:p>
    <w:p w:rsidR="00BE559A" w:rsidRDefault="00BE559A" w:rsidP="00BE559A">
      <w:r>
        <w:tab/>
      </w:r>
      <w:r>
        <w:rPr>
          <w:rFonts w:hint="eastAsia"/>
        </w:rPr>
        <w:t>图3-</w:t>
      </w:r>
      <w:r>
        <w:t>16</w:t>
      </w:r>
      <w:r>
        <w:rPr>
          <w:rFonts w:hint="eastAsia"/>
        </w:rPr>
        <w:t>所示为Cell</w:t>
      </w:r>
      <w:r>
        <w:t>3</w:t>
      </w:r>
      <w:r>
        <w:rPr>
          <w:rFonts w:hint="eastAsia"/>
        </w:rPr>
        <w:t>在SOEC模式下不同温度下的IV曲线，在相同的外加电压下，随着温度升高，电流密度增大。在1.3V的电压下800℃时电流密度为1.</w:t>
      </w:r>
      <w:r>
        <w:t>82</w:t>
      </w:r>
      <w:r>
        <w:rPr>
          <w:rFonts w:hint="eastAsia"/>
        </w:rPr>
        <w:t>m</w:t>
      </w:r>
      <w:r>
        <w:t>A</w:t>
      </w:r>
      <w:r>
        <w:rPr>
          <w:rFonts w:hint="eastAsia"/>
        </w:rPr>
        <w:t>·</w:t>
      </w:r>
      <w:r>
        <w:t>cm</w:t>
      </w:r>
      <w:r w:rsidRPr="001A712E">
        <w:rPr>
          <w:vertAlign w:val="superscript"/>
        </w:rPr>
        <w:t>-2</w:t>
      </w:r>
      <w:r>
        <w:rPr>
          <w:rFonts w:hint="eastAsia"/>
        </w:rPr>
        <w:t>，750℃时电流密度为1.09m</w:t>
      </w:r>
      <w:r>
        <w:t>A</w:t>
      </w:r>
      <w:r>
        <w:rPr>
          <w:rFonts w:hint="eastAsia"/>
        </w:rPr>
        <w:t>·</w:t>
      </w:r>
      <w:r>
        <w:t>cm</w:t>
      </w:r>
      <w:r w:rsidRPr="001A712E">
        <w:rPr>
          <w:vertAlign w:val="superscript"/>
        </w:rPr>
        <w:t>-2</w:t>
      </w:r>
      <w:r w:rsidRPr="001A712E">
        <w:rPr>
          <w:rFonts w:hint="eastAsia"/>
        </w:rPr>
        <w:t>，</w:t>
      </w:r>
      <w:r>
        <w:rPr>
          <w:rFonts w:hint="eastAsia"/>
        </w:rPr>
        <w:t>700℃时电流密度为0.56m</w:t>
      </w:r>
      <w:r>
        <w:t>A</w:t>
      </w:r>
      <w:r>
        <w:rPr>
          <w:rFonts w:hint="eastAsia"/>
        </w:rPr>
        <w:t>·</w:t>
      </w:r>
      <w:r>
        <w:t>cm</w:t>
      </w:r>
      <w:r w:rsidRPr="001A712E">
        <w:rPr>
          <w:vertAlign w:val="superscript"/>
        </w:rPr>
        <w:t>-2</w:t>
      </w:r>
      <w:r>
        <w:rPr>
          <w:rFonts w:hint="eastAsia"/>
        </w:rPr>
        <w:t>，分别对应的CO生成速率为0.761</w:t>
      </w:r>
      <m:oMath>
        <m:r>
          <m:rPr>
            <m:sty m:val="p"/>
          </m:rPr>
          <w:rPr>
            <w:rFonts w:ascii="Cambria Math" w:hAnsi="Cambria Math" w:hint="eastAsia"/>
          </w:rPr>
          <m:t>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、0.456</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和0.234</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r w:rsidRPr="001A712E">
        <w:t xml:space="preserve"> </w:t>
      </w:r>
    </w:p>
    <w:p w:rsidR="00BE559A" w:rsidRDefault="00BE559A" w:rsidP="00BE559A">
      <w:r>
        <w:tab/>
      </w:r>
      <w:r>
        <w:rPr>
          <w:rFonts w:hint="eastAsia"/>
        </w:rPr>
        <w:t>三组电池在相同的外加电压下，随着工作温度的不断升高，电流密度也不断增大，与之相对应的CO速率也不断的增大。三组电池的在相同的电解温度时的电解IV曲线对比，Cell</w:t>
      </w:r>
      <w:r>
        <w:t>2</w:t>
      </w:r>
      <w:r>
        <w:rPr>
          <w:rFonts w:hint="eastAsia"/>
        </w:rPr>
        <w:t>电池由于电解质层很薄所以在外加电压为1.3V时，电流密度最大，CO的生成速率也最大。</w:t>
      </w:r>
      <w:r>
        <w:t>C</w:t>
      </w:r>
      <w:r>
        <w:rPr>
          <w:rFonts w:hint="eastAsia"/>
        </w:rPr>
        <w:t>ell</w:t>
      </w:r>
      <w:r>
        <w:t>1</w:t>
      </w:r>
      <w:r>
        <w:rPr>
          <w:rFonts w:hint="eastAsia"/>
        </w:rPr>
        <w:t>和Cell</w:t>
      </w:r>
      <w:r>
        <w:t>3</w:t>
      </w:r>
      <w:r>
        <w:rPr>
          <w:rFonts w:hint="eastAsia"/>
        </w:rPr>
        <w:t>同为电解质支撑性电池，所以电流密度相较于Ce</w:t>
      </w:r>
      <w:r>
        <w:t>ll2</w:t>
      </w:r>
      <w:r>
        <w:rPr>
          <w:rFonts w:hint="eastAsia"/>
        </w:rPr>
        <w:t>小了很多，所以CO的生成速率也小很多。Cell</w:t>
      </w:r>
      <w:r>
        <w:t>1</w:t>
      </w:r>
      <w:r>
        <w:rPr>
          <w:rFonts w:hint="eastAsia"/>
        </w:rPr>
        <w:t>的氧气</w:t>
      </w:r>
      <w:proofErr w:type="gramStart"/>
      <w:r>
        <w:rPr>
          <w:rFonts w:hint="eastAsia"/>
        </w:rPr>
        <w:t>极</w:t>
      </w:r>
      <w:proofErr w:type="gramEnd"/>
      <w:r>
        <w:rPr>
          <w:rFonts w:hint="eastAsia"/>
        </w:rPr>
        <w:t>材料是LSCF，Cell</w:t>
      </w:r>
      <w:r>
        <w:t>3</w:t>
      </w:r>
      <w:r>
        <w:rPr>
          <w:rFonts w:hint="eastAsia"/>
        </w:rPr>
        <w:t>的氧气</w:t>
      </w:r>
      <w:proofErr w:type="gramStart"/>
      <w:r>
        <w:rPr>
          <w:rFonts w:hint="eastAsia"/>
        </w:rPr>
        <w:t>极</w:t>
      </w:r>
      <w:proofErr w:type="gramEnd"/>
      <w:r>
        <w:rPr>
          <w:rFonts w:hint="eastAsia"/>
        </w:rPr>
        <w:t>材料是LSM， EIS曲线中L</w:t>
      </w:r>
      <w:r>
        <w:t>SCF</w:t>
      </w:r>
      <w:r>
        <w:rPr>
          <w:rFonts w:hint="eastAsia"/>
        </w:rPr>
        <w:t>的极化阻抗相比与LSM的极化阻抗要大一些，所以Cell</w:t>
      </w:r>
      <w:r>
        <w:t>1</w:t>
      </w:r>
      <w:r>
        <w:rPr>
          <w:rFonts w:hint="eastAsia"/>
        </w:rPr>
        <w:t>在同等的电解温度下电流密度会比Cell</w:t>
      </w:r>
      <w:r>
        <w:t>3</w:t>
      </w:r>
      <w:r>
        <w:rPr>
          <w:rFonts w:hint="eastAsia"/>
        </w:rPr>
        <w:t>小一些，CO的生成速率也小一些。</w:t>
      </w:r>
    </w:p>
    <w:p w:rsidR="00BE559A" w:rsidRDefault="00BE559A" w:rsidP="00BE559A">
      <w:pPr>
        <w:jc w:val="center"/>
        <w:rPr>
          <w:rFonts w:ascii="宋体" w:eastAsia="宋体" w:hAnsi="宋体"/>
          <w:b/>
          <w:sz w:val="28"/>
          <w:szCs w:val="28"/>
        </w:rPr>
      </w:pPr>
      <w:r w:rsidRPr="00010648">
        <w:rPr>
          <w:rFonts w:ascii="宋体" w:eastAsia="宋体" w:hAnsi="宋体" w:hint="eastAsia"/>
          <w:b/>
          <w:sz w:val="28"/>
          <w:szCs w:val="28"/>
        </w:rPr>
        <w:t>4总结</w:t>
      </w:r>
    </w:p>
    <w:p w:rsidR="00BE559A" w:rsidRPr="00010648" w:rsidRDefault="00BE559A" w:rsidP="00BE559A">
      <w:pPr>
        <w:jc w:val="center"/>
        <w:rPr>
          <w:rFonts w:ascii="宋体" w:eastAsia="宋体" w:hAnsi="宋体"/>
          <w:b/>
          <w:sz w:val="28"/>
          <w:szCs w:val="28"/>
        </w:rPr>
      </w:pPr>
    </w:p>
    <w:p w:rsidR="00BE559A" w:rsidRDefault="00BE559A" w:rsidP="00BE559A">
      <w:pPr>
        <w:rPr>
          <w:rFonts w:ascii="宋体" w:eastAsia="宋体" w:hAnsi="宋体"/>
        </w:rPr>
      </w:pPr>
      <w:r>
        <w:rPr>
          <w:szCs w:val="28"/>
        </w:rPr>
        <w:tab/>
      </w:r>
      <w:r w:rsidRPr="00010648">
        <w:rPr>
          <w:rFonts w:ascii="宋体" w:eastAsia="宋体" w:hAnsi="宋体" w:hint="eastAsia"/>
          <w:szCs w:val="28"/>
        </w:rPr>
        <w:t>本文采用压片法的方法分别制作了以</w:t>
      </w:r>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材料电解质支撑性电池</w:t>
      </w:r>
      <w:r>
        <w:rPr>
          <w:rFonts w:ascii="宋体" w:eastAsia="宋体" w:hAnsi="宋体" w:hint="eastAsia"/>
        </w:rPr>
        <w:t>（Ce</w:t>
      </w:r>
      <w:r>
        <w:rPr>
          <w:rFonts w:ascii="宋体" w:eastAsia="宋体" w:hAnsi="宋体"/>
        </w:rPr>
        <w:t>ll3</w:t>
      </w:r>
      <w:r>
        <w:rPr>
          <w:rFonts w:ascii="宋体" w:eastAsia="宋体" w:hAnsi="宋体" w:hint="eastAsia"/>
        </w:rPr>
        <w:t>）以及</w:t>
      </w:r>
      <w:proofErr w:type="gramStart"/>
      <w:r w:rsidRPr="007B1468">
        <w:rPr>
          <w:rFonts w:ascii="宋体" w:eastAsia="宋体" w:hAnsi="宋体"/>
        </w:rPr>
        <w:t>镧</w:t>
      </w:r>
      <w:proofErr w:type="gramEnd"/>
      <w:r w:rsidRPr="007B1468">
        <w:rPr>
          <w:rFonts w:ascii="宋体" w:eastAsia="宋体" w:hAnsi="宋体"/>
        </w:rPr>
        <w:t>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）（Ce</w:t>
      </w:r>
      <w:r>
        <w:rPr>
          <w:rFonts w:ascii="宋体" w:eastAsia="宋体" w:hAnsi="宋体"/>
        </w:rPr>
        <w:t>ll1</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材料电解质支撑性电池</w:t>
      </w:r>
      <w:r>
        <w:rPr>
          <w:rFonts w:ascii="宋体" w:eastAsia="宋体" w:hAnsi="宋体" w:hint="eastAsia"/>
        </w:rPr>
        <w:t>，并连同</w:t>
      </w:r>
      <w:proofErr w:type="gramStart"/>
      <w:r w:rsidRPr="007B1468">
        <w:rPr>
          <w:rFonts w:ascii="宋体" w:eastAsia="宋体" w:hAnsi="宋体" w:hint="eastAsia"/>
        </w:rPr>
        <w:t>镧锶锰</w:t>
      </w:r>
      <w:proofErr w:type="gramEnd"/>
      <w:r w:rsidRPr="007B1468">
        <w:rPr>
          <w:rFonts w:ascii="宋体" w:eastAsia="宋体" w:hAnsi="宋体" w:hint="eastAsia"/>
        </w:rPr>
        <w:t>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w:t>
      </w:r>
      <w:proofErr w:type="gramStart"/>
      <w:r w:rsidRPr="007B1468">
        <w:rPr>
          <w:rFonts w:ascii="宋体" w:eastAsia="宋体" w:hAnsi="宋体" w:hint="eastAsia"/>
        </w:rPr>
        <w:t>极</w:t>
      </w:r>
      <w:proofErr w:type="gramEnd"/>
      <w:r w:rsidRPr="007B1468">
        <w:rPr>
          <w:rFonts w:ascii="宋体" w:eastAsia="宋体" w:hAnsi="宋体" w:hint="eastAsia"/>
        </w:rPr>
        <w:t>材料燃料极支撑性电池</w:t>
      </w:r>
      <w:r>
        <w:rPr>
          <w:rFonts w:ascii="宋体" w:eastAsia="宋体" w:hAnsi="宋体" w:hint="eastAsia"/>
        </w:rPr>
        <w:t>（Ce</w:t>
      </w:r>
      <w:r>
        <w:rPr>
          <w:rFonts w:ascii="宋体" w:eastAsia="宋体" w:hAnsi="宋体"/>
        </w:rPr>
        <w:t>ll2</w:t>
      </w:r>
      <w:r>
        <w:rPr>
          <w:rFonts w:ascii="宋体" w:eastAsia="宋体" w:hAnsi="宋体" w:hint="eastAsia"/>
        </w:rPr>
        <w:t>）分别对三种不同的电池进行了电化学阻</w:t>
      </w:r>
      <w:r>
        <w:rPr>
          <w:rFonts w:ascii="宋体" w:eastAsia="宋体" w:hAnsi="宋体" w:hint="eastAsia"/>
        </w:rPr>
        <w:lastRenderedPageBreak/>
        <w:t>抗谱（EIS）的测试、固体氧化物燃料电池SOFC模式下的I</w:t>
      </w:r>
      <w:r>
        <w:rPr>
          <w:rFonts w:ascii="宋体" w:eastAsia="宋体" w:hAnsi="宋体"/>
        </w:rPr>
        <w:t>-</w:t>
      </w:r>
      <w:r>
        <w:rPr>
          <w:rFonts w:ascii="宋体" w:eastAsia="宋体" w:hAnsi="宋体" w:hint="eastAsia"/>
        </w:rPr>
        <w:t>V、I-P曲线测试和固体氧化物电解池SOEC模式下的I-V曲线测试，并对测试结果进行整理和对比，得到以下几点主要结论：</w:t>
      </w:r>
    </w:p>
    <w:p w:rsidR="00BE559A" w:rsidRDefault="00BE559A" w:rsidP="00BE559A">
      <w:pPr>
        <w:rPr>
          <w:rFonts w:ascii="宋体" w:eastAsia="宋体" w:hAnsi="宋体"/>
        </w:rPr>
      </w:pPr>
      <w:r>
        <w:rPr>
          <w:rFonts w:ascii="宋体" w:eastAsia="宋体" w:hAnsi="宋体"/>
        </w:rPr>
        <w:tab/>
      </w:r>
      <w:r>
        <w:rPr>
          <w:rFonts w:ascii="宋体" w:eastAsia="宋体" w:hAnsi="宋体" w:hint="eastAsia"/>
        </w:rPr>
        <w:t>（1）固体氧化物化学池（S</w:t>
      </w:r>
      <w:r>
        <w:rPr>
          <w:rFonts w:ascii="宋体" w:eastAsia="宋体" w:hAnsi="宋体"/>
        </w:rPr>
        <w:t>OC</w:t>
      </w:r>
      <w:r>
        <w:rPr>
          <w:rFonts w:ascii="宋体" w:eastAsia="宋体" w:hAnsi="宋体" w:hint="eastAsia"/>
        </w:rPr>
        <w:t>）的性能与工作温度相关，实验表明工作温度越高，SOC的总阻抗会下降，尤其是极化阻抗下降很快，同时高温下的SOFC模式和SOEC模式的电流密度也会增加，SOFC模式下消耗H</w:t>
      </w:r>
      <w:r w:rsidRPr="0001391B">
        <w:rPr>
          <w:rFonts w:ascii="宋体" w:eastAsia="宋体" w:hAnsi="宋体" w:hint="eastAsia"/>
          <w:vertAlign w:val="subscript"/>
        </w:rPr>
        <w:t>2</w:t>
      </w:r>
      <w:r>
        <w:rPr>
          <w:rFonts w:ascii="宋体" w:eastAsia="宋体" w:hAnsi="宋体" w:hint="eastAsia"/>
        </w:rPr>
        <w:t>释放电能和SOEC模式下电解CO</w:t>
      </w:r>
      <w:r w:rsidRPr="0001391B">
        <w:rPr>
          <w:rFonts w:ascii="宋体" w:eastAsia="宋体" w:hAnsi="宋体" w:hint="eastAsia"/>
          <w:vertAlign w:val="subscript"/>
        </w:rPr>
        <w:t>2</w:t>
      </w:r>
      <w:r>
        <w:rPr>
          <w:rFonts w:ascii="宋体" w:eastAsia="宋体" w:hAnsi="宋体" w:hint="eastAsia"/>
        </w:rPr>
        <w:t>释放CO也会更快。</w:t>
      </w:r>
    </w:p>
    <w:p w:rsidR="00BE559A" w:rsidRDefault="00BE559A" w:rsidP="00BE559A">
      <w:pPr>
        <w:ind w:firstLine="420"/>
        <w:rPr>
          <w:rFonts w:ascii="宋体" w:eastAsia="宋体" w:hAnsi="宋体"/>
        </w:rPr>
      </w:pPr>
      <w:r>
        <w:rPr>
          <w:rFonts w:ascii="宋体" w:eastAsia="宋体" w:hAnsi="宋体" w:hint="eastAsia"/>
        </w:rPr>
        <w:t>（2）通过的压片法制备的Cell1和Cell</w:t>
      </w:r>
      <w:r>
        <w:rPr>
          <w:rFonts w:ascii="宋体" w:eastAsia="宋体" w:hAnsi="宋体"/>
        </w:rPr>
        <w:t>3</w:t>
      </w:r>
      <w:r>
        <w:rPr>
          <w:rFonts w:ascii="宋体" w:eastAsia="宋体" w:hAnsi="宋体" w:hint="eastAsia"/>
        </w:rPr>
        <w:t>电池是电解质支撑性的电池，相比与</w:t>
      </w:r>
      <w:r w:rsidRPr="00010648">
        <w:rPr>
          <w:rFonts w:ascii="宋体" w:eastAsia="宋体" w:hAnsi="宋体" w:hint="eastAsia"/>
        </w:rPr>
        <w:t>流延法</w:t>
      </w:r>
      <w:r>
        <w:rPr>
          <w:rFonts w:ascii="宋体" w:eastAsia="宋体" w:hAnsi="宋体" w:hint="eastAsia"/>
        </w:rPr>
        <w:t>制备得到的Cell</w:t>
      </w:r>
      <w:r>
        <w:rPr>
          <w:rFonts w:ascii="宋体" w:eastAsia="宋体" w:hAnsi="宋体"/>
        </w:rPr>
        <w:t>2</w:t>
      </w:r>
      <w:r>
        <w:rPr>
          <w:rFonts w:ascii="宋体" w:eastAsia="宋体" w:hAnsi="宋体" w:hint="eastAsia"/>
        </w:rPr>
        <w:t>电池，电解质</w:t>
      </w:r>
      <w:proofErr w:type="gramStart"/>
      <w:r>
        <w:rPr>
          <w:rFonts w:ascii="宋体" w:eastAsia="宋体" w:hAnsi="宋体" w:hint="eastAsia"/>
        </w:rPr>
        <w:t>层会厚很多</w:t>
      </w:r>
      <w:proofErr w:type="gramEnd"/>
      <w:r>
        <w:rPr>
          <w:rFonts w:ascii="宋体" w:eastAsia="宋体" w:hAnsi="宋体" w:hint="eastAsia"/>
        </w:rPr>
        <w:t>，电阻会大很多，极大地影响了电池在SOFC模式下放电和SOEC模式下电解时的电流密度大小。同时，在本实验中由于Cell</w:t>
      </w:r>
      <w:r>
        <w:rPr>
          <w:rFonts w:ascii="宋体" w:eastAsia="宋体" w:hAnsi="宋体"/>
        </w:rPr>
        <w:t>2</w:t>
      </w:r>
      <w:r>
        <w:rPr>
          <w:rFonts w:ascii="宋体" w:eastAsia="宋体" w:hAnsi="宋体" w:hint="eastAsia"/>
        </w:rPr>
        <w:t>电池的电解质层过于薄而出现电解质层没有形成致密的一层而导致在SOFC模式和SOEC模式下开路电压（OCV）低于理论值。所以，较为优良的电池要越薄越好，但同时要保证电解质层致密。</w:t>
      </w:r>
    </w:p>
    <w:p w:rsidR="00BE559A" w:rsidRPr="00010648" w:rsidRDefault="00BE559A" w:rsidP="00BE559A">
      <w:pPr>
        <w:ind w:firstLine="420"/>
        <w:rPr>
          <w:szCs w:val="28"/>
        </w:rPr>
      </w:pPr>
      <w:r>
        <w:rPr>
          <w:rFonts w:hint="eastAsia"/>
          <w:szCs w:val="28"/>
        </w:rPr>
        <w:t>（3）同为电解质支撑性的Cell</w:t>
      </w:r>
      <w:r>
        <w:rPr>
          <w:szCs w:val="28"/>
        </w:rPr>
        <w:t>1</w:t>
      </w:r>
      <w:r>
        <w:rPr>
          <w:rFonts w:hint="eastAsia"/>
          <w:szCs w:val="28"/>
        </w:rPr>
        <w:t>和Cell</w:t>
      </w:r>
      <w:r>
        <w:rPr>
          <w:szCs w:val="28"/>
        </w:rPr>
        <w:t>3</w:t>
      </w:r>
      <w:r>
        <w:rPr>
          <w:rFonts w:hint="eastAsia"/>
          <w:szCs w:val="28"/>
        </w:rPr>
        <w:t>电池因为氧气</w:t>
      </w:r>
      <w:proofErr w:type="gramStart"/>
      <w:r>
        <w:rPr>
          <w:rFonts w:hint="eastAsia"/>
          <w:szCs w:val="28"/>
        </w:rPr>
        <w:t>极</w:t>
      </w:r>
      <w:proofErr w:type="gramEnd"/>
      <w:r>
        <w:rPr>
          <w:rFonts w:hint="eastAsia"/>
          <w:szCs w:val="28"/>
        </w:rPr>
        <w:t>材料不同的而导致出现的表现形式不同，电化学阻抗谱（EIS）上，LSM为燃料</w:t>
      </w:r>
      <w:proofErr w:type="gramStart"/>
      <w:r>
        <w:rPr>
          <w:rFonts w:hint="eastAsia"/>
          <w:szCs w:val="28"/>
        </w:rPr>
        <w:t>极</w:t>
      </w:r>
      <w:proofErr w:type="gramEnd"/>
      <w:r>
        <w:rPr>
          <w:rFonts w:hint="eastAsia"/>
          <w:szCs w:val="28"/>
        </w:rPr>
        <w:t>材料的</w:t>
      </w:r>
      <w:r>
        <w:rPr>
          <w:szCs w:val="28"/>
        </w:rPr>
        <w:t>C</w:t>
      </w:r>
      <w:r>
        <w:rPr>
          <w:rFonts w:hint="eastAsia"/>
          <w:szCs w:val="28"/>
        </w:rPr>
        <w:t>ell</w:t>
      </w:r>
      <w:r>
        <w:rPr>
          <w:szCs w:val="28"/>
        </w:rPr>
        <w:t>3</w:t>
      </w:r>
      <w:r>
        <w:rPr>
          <w:rFonts w:hint="eastAsia"/>
          <w:szCs w:val="28"/>
        </w:rPr>
        <w:t>电池明显比LSCF为燃料</w:t>
      </w:r>
      <w:proofErr w:type="gramStart"/>
      <w:r>
        <w:rPr>
          <w:rFonts w:hint="eastAsia"/>
          <w:szCs w:val="28"/>
        </w:rPr>
        <w:t>极</w:t>
      </w:r>
      <w:proofErr w:type="gramEnd"/>
      <w:r>
        <w:rPr>
          <w:rFonts w:hint="eastAsia"/>
          <w:szCs w:val="28"/>
        </w:rPr>
        <w:t>材料的Cell</w:t>
      </w:r>
      <w:r>
        <w:rPr>
          <w:szCs w:val="28"/>
        </w:rPr>
        <w:t>1</w:t>
      </w:r>
      <w:r>
        <w:rPr>
          <w:rFonts w:hint="eastAsia"/>
          <w:szCs w:val="28"/>
        </w:rPr>
        <w:t>电池的极化阻抗要小很多，但是随着温度升高，两者的极化阻抗差距显著变小。在以H</w:t>
      </w:r>
      <w:r w:rsidRPr="00FB193E">
        <w:rPr>
          <w:szCs w:val="28"/>
          <w:vertAlign w:val="subscript"/>
        </w:rPr>
        <w:t>2</w:t>
      </w:r>
      <w:r>
        <w:rPr>
          <w:rFonts w:hint="eastAsia"/>
          <w:szCs w:val="28"/>
        </w:rPr>
        <w:t>为燃料的SOFC的 I</w:t>
      </w:r>
      <w:r>
        <w:rPr>
          <w:szCs w:val="28"/>
        </w:rPr>
        <w:t>-</w:t>
      </w:r>
      <w:r>
        <w:rPr>
          <w:rFonts w:hint="eastAsia"/>
          <w:szCs w:val="28"/>
        </w:rPr>
        <w:t>V曲线图上，两者性能相当。以CO</w:t>
      </w:r>
      <w:r w:rsidRPr="00FB193E">
        <w:rPr>
          <w:rFonts w:hint="eastAsia"/>
          <w:szCs w:val="28"/>
          <w:vertAlign w:val="subscript"/>
        </w:rPr>
        <w:t>2</w:t>
      </w:r>
      <w:r>
        <w:rPr>
          <w:rFonts w:hint="eastAsia"/>
          <w:szCs w:val="28"/>
        </w:rPr>
        <w:t>为电解气体的SOEC的I</w:t>
      </w:r>
      <w:r>
        <w:rPr>
          <w:szCs w:val="28"/>
        </w:rPr>
        <w:t>-</w:t>
      </w:r>
      <w:r>
        <w:rPr>
          <w:rFonts w:hint="eastAsia"/>
          <w:szCs w:val="28"/>
        </w:rPr>
        <w:t>V曲线上， LSM为氧气极的电池的电流密度比LSCF为氧气极的电池大，所以CO的生成速率也相对较快。但是两者差异不大，总体来说在700℃至800℃范围区间内，以LSM为氧气</w:t>
      </w:r>
      <w:proofErr w:type="gramStart"/>
      <w:r>
        <w:rPr>
          <w:rFonts w:hint="eastAsia"/>
          <w:szCs w:val="28"/>
        </w:rPr>
        <w:t>极</w:t>
      </w:r>
      <w:proofErr w:type="gramEnd"/>
      <w:r>
        <w:rPr>
          <w:rFonts w:hint="eastAsia"/>
          <w:szCs w:val="28"/>
        </w:rPr>
        <w:t>材料的电池比</w:t>
      </w:r>
      <w:r>
        <w:rPr>
          <w:szCs w:val="28"/>
        </w:rPr>
        <w:t>LSCF</w:t>
      </w:r>
      <w:r>
        <w:rPr>
          <w:rFonts w:hint="eastAsia"/>
          <w:szCs w:val="28"/>
        </w:rPr>
        <w:t>为氧气</w:t>
      </w:r>
      <w:proofErr w:type="gramStart"/>
      <w:r>
        <w:rPr>
          <w:rFonts w:hint="eastAsia"/>
          <w:szCs w:val="28"/>
        </w:rPr>
        <w:t>极</w:t>
      </w:r>
      <w:proofErr w:type="gramEnd"/>
      <w:r>
        <w:rPr>
          <w:rFonts w:hint="eastAsia"/>
          <w:szCs w:val="28"/>
        </w:rPr>
        <w:t>材料的电池性能更优。</w:t>
      </w:r>
    </w:p>
    <w:p w:rsidR="00BE559A" w:rsidRPr="00010648" w:rsidRDefault="00BE559A" w:rsidP="00BE559A">
      <w:pPr>
        <w:rPr>
          <w:b/>
          <w:sz w:val="28"/>
          <w:szCs w:val="28"/>
        </w:rPr>
      </w:pPr>
    </w:p>
    <w:p w:rsidR="00BE559A" w:rsidRPr="00BE559A" w:rsidRDefault="00813DD6">
      <w:ins w:id="123" w:author="wangshaorong" w:date="2017-06-01T08:36:00Z">
        <w:r>
          <w:rPr>
            <w:rFonts w:hint="eastAsia"/>
          </w:rPr>
          <w:t>头重脚轻，抄的东西较多，注意用自己的语言表述。</w:t>
        </w:r>
      </w:ins>
    </w:p>
    <w:sectPr w:rsidR="00BE559A" w:rsidRPr="00BE559A" w:rsidSect="00D0447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A79" w:rsidRDefault="00772A79" w:rsidP="00BE559A">
      <w:r>
        <w:separator/>
      </w:r>
    </w:p>
  </w:endnote>
  <w:endnote w:type="continuationSeparator" w:id="0">
    <w:p w:rsidR="00772A79" w:rsidRDefault="00772A79" w:rsidP="00BE55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A79" w:rsidRDefault="00772A79" w:rsidP="00BE559A">
      <w:r>
        <w:separator/>
      </w:r>
    </w:p>
  </w:footnote>
  <w:footnote w:type="continuationSeparator" w:id="0">
    <w:p w:rsidR="00772A79" w:rsidRDefault="00772A79" w:rsidP="00BE559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A56E19"/>
    <w:multiLevelType w:val="hybridMultilevel"/>
    <w:tmpl w:val="DD2C837A"/>
    <w:lvl w:ilvl="0" w:tplc="FE04AC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C6D3619"/>
    <w:multiLevelType w:val="hybridMultilevel"/>
    <w:tmpl w:val="DF3A407E"/>
    <w:lvl w:ilvl="0" w:tplc="4A84FE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8EB440D"/>
    <w:multiLevelType w:val="hybridMultilevel"/>
    <w:tmpl w:val="40FC881A"/>
    <w:lvl w:ilvl="0" w:tplc="5FB081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D063DDF"/>
    <w:multiLevelType w:val="hybridMultilevel"/>
    <w:tmpl w:val="3346664C"/>
    <w:lvl w:ilvl="0" w:tplc="249010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124E3"/>
    <w:rsid w:val="00006DFF"/>
    <w:rsid w:val="00066A7E"/>
    <w:rsid w:val="0008677D"/>
    <w:rsid w:val="002B3B41"/>
    <w:rsid w:val="004E0FA4"/>
    <w:rsid w:val="005124E3"/>
    <w:rsid w:val="00522963"/>
    <w:rsid w:val="005F220F"/>
    <w:rsid w:val="00772A79"/>
    <w:rsid w:val="007B3B02"/>
    <w:rsid w:val="007C3C59"/>
    <w:rsid w:val="00813DD6"/>
    <w:rsid w:val="00A520BA"/>
    <w:rsid w:val="00BC54E3"/>
    <w:rsid w:val="00BE559A"/>
    <w:rsid w:val="00D04473"/>
    <w:rsid w:val="00D32F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559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E55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559A"/>
    <w:rPr>
      <w:sz w:val="18"/>
      <w:szCs w:val="18"/>
    </w:rPr>
  </w:style>
  <w:style w:type="paragraph" w:styleId="a4">
    <w:name w:val="footer"/>
    <w:basedOn w:val="a"/>
    <w:link w:val="Char0"/>
    <w:uiPriority w:val="99"/>
    <w:unhideWhenUsed/>
    <w:rsid w:val="00BE559A"/>
    <w:pPr>
      <w:tabs>
        <w:tab w:val="center" w:pos="4153"/>
        <w:tab w:val="right" w:pos="8306"/>
      </w:tabs>
      <w:snapToGrid w:val="0"/>
      <w:jc w:val="left"/>
    </w:pPr>
    <w:rPr>
      <w:sz w:val="18"/>
      <w:szCs w:val="18"/>
    </w:rPr>
  </w:style>
  <w:style w:type="character" w:customStyle="1" w:styleId="Char0">
    <w:name w:val="页脚 Char"/>
    <w:basedOn w:val="a0"/>
    <w:link w:val="a4"/>
    <w:uiPriority w:val="99"/>
    <w:rsid w:val="00BE559A"/>
    <w:rPr>
      <w:sz w:val="18"/>
      <w:szCs w:val="18"/>
    </w:rPr>
  </w:style>
  <w:style w:type="paragraph" w:styleId="a5">
    <w:name w:val="List Paragraph"/>
    <w:basedOn w:val="a"/>
    <w:uiPriority w:val="34"/>
    <w:qFormat/>
    <w:rsid w:val="00BE559A"/>
    <w:pPr>
      <w:ind w:firstLineChars="200" w:firstLine="420"/>
    </w:pPr>
  </w:style>
  <w:style w:type="table" w:styleId="a6">
    <w:name w:val="Table Grid"/>
    <w:basedOn w:val="a1"/>
    <w:uiPriority w:val="39"/>
    <w:rsid w:val="00BE55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7B3B02"/>
    <w:rPr>
      <w:sz w:val="18"/>
      <w:szCs w:val="18"/>
    </w:rPr>
  </w:style>
  <w:style w:type="character" w:customStyle="1" w:styleId="Char1">
    <w:name w:val="批注框文本 Char"/>
    <w:basedOn w:val="a0"/>
    <w:link w:val="a7"/>
    <w:uiPriority w:val="99"/>
    <w:semiHidden/>
    <w:rsid w:val="007B3B02"/>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jpeg"/><Relationship Id="rId35"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38</Pages>
  <Words>3799</Words>
  <Characters>21655</Characters>
  <Application>Microsoft Office Word</Application>
  <DocSecurity>0</DocSecurity>
  <Lines>180</Lines>
  <Paragraphs>50</Paragraphs>
  <ScaleCrop>false</ScaleCrop>
  <Company/>
  <LinksUpToDate>false</LinksUpToDate>
  <CharactersWithSpaces>25404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wangshaorong</cp:lastModifiedBy>
  <cp:revision>12</cp:revision>
  <dcterms:created xsi:type="dcterms:W3CDTF">2017-05-31T02:35:00Z</dcterms:created>
  <dcterms:modified xsi:type="dcterms:W3CDTF">2017-06-01T00:36:00Z</dcterms:modified>
</cp:coreProperties>
</file>